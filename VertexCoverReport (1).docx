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6F7A80F0" w:rsidP="6F7A80F0" w:rsidRDefault="6F7A80F0" w14:paraId="7BEBCED7" w14:textId="05DC603A">
      <w:pPr>
        <w:jc w:val="center"/>
      </w:pPr>
    </w:p>
    <w:p w:rsidR="6F7A80F0" w:rsidP="6F7A80F0" w:rsidRDefault="6F7A80F0" w14:paraId="6F7B88E7" w14:textId="52C26FF9">
      <w:pPr>
        <w:jc w:val="center"/>
      </w:pPr>
    </w:p>
    <w:p w:rsidR="6F7A80F0" w:rsidP="6F7A80F0" w:rsidRDefault="6F7A80F0" w14:paraId="77BD9216" w14:textId="6D149996">
      <w:pPr>
        <w:jc w:val="center"/>
      </w:pPr>
    </w:p>
    <w:p w:rsidR="6F7A80F0" w:rsidP="6F7A80F0" w:rsidRDefault="6F7A80F0" w14:paraId="285351CF" w14:textId="438FF177">
      <w:pPr>
        <w:jc w:val="center"/>
      </w:pPr>
    </w:p>
    <w:p w:rsidR="6F7A80F0" w:rsidP="6F7A80F0" w:rsidRDefault="6F7A80F0" w14:paraId="1D011F95" w14:textId="07FF2DA2">
      <w:pPr>
        <w:jc w:val="center"/>
      </w:pPr>
    </w:p>
    <w:p w:rsidR="6F7A80F0" w:rsidP="6F7A80F0" w:rsidRDefault="6F7A80F0" w14:paraId="611EAC76" w14:textId="237D46C5">
      <w:pPr>
        <w:jc w:val="center"/>
      </w:pPr>
    </w:p>
    <w:p w:rsidR="6F7A80F0" w:rsidP="6F7A80F0" w:rsidRDefault="6F7A80F0" w14:paraId="1E072251" w14:textId="039B6E4F">
      <w:pPr>
        <w:jc w:val="center"/>
      </w:pPr>
    </w:p>
    <w:p w:rsidR="6F7A80F0" w:rsidP="6F7A80F0" w:rsidRDefault="6F7A80F0" w14:paraId="78753629" w14:textId="1715F919">
      <w:pPr>
        <w:jc w:val="center"/>
      </w:pPr>
    </w:p>
    <w:p w:rsidR="6F7A80F0" w:rsidP="6F7A80F0" w:rsidRDefault="6F7A80F0" w14:paraId="7C382541" w14:textId="4058DAEB">
      <w:pPr>
        <w:jc w:val="center"/>
      </w:pPr>
    </w:p>
    <w:p w:rsidR="6F7A80F0" w:rsidP="6F7A80F0" w:rsidRDefault="6F7A80F0" w14:paraId="67585E1D" w14:textId="0BC37E1B">
      <w:pPr>
        <w:jc w:val="center"/>
      </w:pPr>
    </w:p>
    <w:p w:rsidR="6F7A80F0" w:rsidP="6F7A80F0" w:rsidRDefault="6F7A80F0" w14:paraId="17701981" w14:textId="064BFC3E">
      <w:pPr>
        <w:jc w:val="center"/>
      </w:pPr>
    </w:p>
    <w:p w:rsidR="6F7A80F0" w:rsidP="6F7A80F0" w:rsidRDefault="6F7A80F0" w14:paraId="71EF6673" w14:textId="17A279BE">
      <w:pPr>
        <w:jc w:val="center"/>
      </w:pPr>
    </w:p>
    <w:p xmlns:wp14="http://schemas.microsoft.com/office/word/2010/wordml" w:rsidP="6F7A80F0" wp14:paraId="2C078E63" wp14:textId="385B148A">
      <w:pPr>
        <w:jc w:val="center"/>
      </w:pPr>
      <w:r w:rsidR="1CAA61ED">
        <w:rPr/>
        <w:t>Vertex Cover</w:t>
      </w:r>
    </w:p>
    <w:p w:rsidR="1CAA61ED" w:rsidP="6F7A80F0" w:rsidRDefault="1CAA61ED" w14:paraId="271D9745" w14:textId="24B04C93">
      <w:pPr>
        <w:jc w:val="center"/>
      </w:pPr>
      <w:r w:rsidR="1CAA61ED">
        <w:rPr/>
        <w:t xml:space="preserve">Kailyn Culpepper, Mitchell </w:t>
      </w:r>
      <w:r w:rsidR="1CAA61ED">
        <w:rPr/>
        <w:t>K</w:t>
      </w:r>
      <w:r w:rsidR="23A7B32F">
        <w:rPr/>
        <w:t>or</w:t>
      </w:r>
      <w:r w:rsidR="1CAA61ED">
        <w:rPr/>
        <w:t>ody</w:t>
      </w:r>
      <w:r w:rsidR="1CAA61ED">
        <w:rPr/>
        <w:t>, Anthony Pfaff</w:t>
      </w:r>
    </w:p>
    <w:p w:rsidR="6F7A80F0" w:rsidP="6F7A80F0" w:rsidRDefault="6F7A80F0" w14:paraId="07AC4534" w14:textId="0EB753A7">
      <w:pPr>
        <w:jc w:val="center"/>
      </w:pPr>
    </w:p>
    <w:p w:rsidR="6F7A80F0" w:rsidP="6F7A80F0" w:rsidRDefault="6F7A80F0" w14:paraId="594C32F9" w14:textId="6B640F93">
      <w:pPr>
        <w:jc w:val="center"/>
      </w:pPr>
    </w:p>
    <w:p w:rsidR="6F7A80F0" w:rsidP="6F7A80F0" w:rsidRDefault="6F7A80F0" w14:paraId="74D1A146" w14:textId="5416FD3B">
      <w:pPr>
        <w:jc w:val="center"/>
      </w:pPr>
    </w:p>
    <w:p w:rsidR="6F7A80F0" w:rsidP="6F7A80F0" w:rsidRDefault="6F7A80F0" w14:paraId="60D5B551" w14:textId="66E3C669">
      <w:pPr>
        <w:jc w:val="center"/>
      </w:pPr>
    </w:p>
    <w:p w:rsidR="6F7A80F0" w:rsidP="6F7A80F0" w:rsidRDefault="6F7A80F0" w14:paraId="05C05226" w14:textId="3A0A854C">
      <w:pPr>
        <w:jc w:val="center"/>
      </w:pPr>
    </w:p>
    <w:p w:rsidR="6F7A80F0" w:rsidP="6F7A80F0" w:rsidRDefault="6F7A80F0" w14:paraId="55546BD5" w14:textId="13C5313E">
      <w:pPr>
        <w:jc w:val="center"/>
      </w:pPr>
    </w:p>
    <w:p w:rsidR="6F7A80F0" w:rsidP="4B5988FB" w:rsidRDefault="6F7A80F0" w14:paraId="53FDE89D" w14:textId="126C13C6">
      <w:pPr>
        <w:spacing w:line="480" w:lineRule="auto"/>
        <w:jc w:val="center"/>
      </w:pPr>
    </w:p>
    <w:p w:rsidR="6F7A80F0" w:rsidP="4B5988FB" w:rsidRDefault="6F7A80F0" w14:paraId="6CAC0C50" w14:textId="611E6261">
      <w:pPr>
        <w:spacing w:line="480" w:lineRule="auto"/>
        <w:jc w:val="center"/>
      </w:pPr>
    </w:p>
    <w:p w:rsidR="6F7A80F0" w:rsidP="4B5988FB" w:rsidRDefault="6F7A80F0" w14:paraId="2F36B58F" w14:textId="1CD2BFC8">
      <w:pPr>
        <w:spacing w:line="480" w:lineRule="auto"/>
        <w:jc w:val="center"/>
      </w:pPr>
    </w:p>
    <w:p w:rsidR="6F7A80F0" w:rsidP="4B5988FB" w:rsidRDefault="6F7A80F0" w14:paraId="3254975F" w14:textId="06AE51E1">
      <w:pPr>
        <w:spacing w:line="480" w:lineRule="auto"/>
        <w:jc w:val="center"/>
      </w:pPr>
    </w:p>
    <w:p w:rsidR="6F7A80F0" w:rsidP="4B5988FB" w:rsidRDefault="6F7A80F0" w14:paraId="32993D62" w14:textId="13FA2950">
      <w:pPr>
        <w:spacing w:line="480" w:lineRule="auto"/>
        <w:jc w:val="center"/>
      </w:pPr>
    </w:p>
    <w:p w:rsidR="6F7A80F0" w:rsidP="4B5988FB" w:rsidRDefault="6F7A80F0" w14:paraId="611C7F5C" w14:textId="28686686">
      <w:pPr>
        <w:spacing w:line="480" w:lineRule="auto"/>
        <w:jc w:val="center"/>
      </w:pPr>
    </w:p>
    <w:p w:rsidR="6F7A80F0" w:rsidP="4B5988FB" w:rsidRDefault="6F7A80F0" w14:paraId="7E42F4E9" w14:textId="3E0B45BC">
      <w:pPr>
        <w:pStyle w:val="Normal"/>
        <w:spacing w:line="480" w:lineRule="auto"/>
        <w:jc w:val="center"/>
      </w:pPr>
    </w:p>
    <w:p w:rsidR="49E055BC" w:rsidP="3D531C7C" w:rsidRDefault="49E055BC" w14:paraId="17EA9993" w14:textId="58E5AC96">
      <w:pPr>
        <w:pStyle w:val="Normal"/>
        <w:spacing w:line="480" w:lineRule="auto"/>
        <w:ind w:firstLine="0"/>
        <w:jc w:val="left"/>
        <w:rPr>
          <w:b w:val="1"/>
          <w:bCs w:val="1"/>
        </w:rPr>
      </w:pPr>
      <w:r w:rsidRPr="3D531C7C" w:rsidR="49E055BC">
        <w:rPr>
          <w:b w:val="1"/>
          <w:bCs w:val="1"/>
        </w:rPr>
        <w:t>Introduction</w:t>
      </w:r>
    </w:p>
    <w:p w:rsidR="3F6D34F8" w:rsidP="4B5988FB" w:rsidRDefault="3F6D34F8" w14:paraId="711F4EDF" w14:textId="1925791E">
      <w:pPr>
        <w:pStyle w:val="Normal"/>
        <w:spacing w:line="480" w:lineRule="auto"/>
        <w:ind w:firstLine="720"/>
        <w:jc w:val="left"/>
      </w:pPr>
      <w:r w:rsidR="3F6D34F8">
        <w:rPr/>
        <w:t>The vertex cover of a graph is a set of vertices that includes at least one endpoint of every edge of the graph.</w:t>
      </w:r>
      <w:r w:rsidR="3F6D34F8">
        <w:rPr/>
        <w:t xml:space="preserve"> Finding the </w:t>
      </w:r>
      <w:r w:rsidR="3F6D34F8">
        <w:rPr/>
        <w:t>minimum</w:t>
      </w:r>
      <w:r w:rsidR="3F6D34F8">
        <w:rPr/>
        <w:t xml:space="preserve"> vertex cover is </w:t>
      </w:r>
      <w:r w:rsidR="4D660867">
        <w:rPr/>
        <w:t>the</w:t>
      </w:r>
      <w:r w:rsidR="3F6D34F8">
        <w:rPr/>
        <w:t xml:space="preserve"> optimization problem </w:t>
      </w:r>
      <w:r w:rsidR="064129FE">
        <w:rPr/>
        <w:t xml:space="preserve">that this report covers. </w:t>
      </w:r>
      <w:r w:rsidR="1256F335">
        <w:rPr/>
        <w:t xml:space="preserve">For this paper we define </w:t>
      </w:r>
      <w:r w:rsidR="1256F335">
        <w:rPr/>
        <w:t>optimal</w:t>
      </w:r>
      <w:r w:rsidR="1256F335">
        <w:rPr/>
        <w:t xml:space="preserve"> as the smallest set for vertex cover size, which does not include run time. </w:t>
      </w:r>
      <w:r w:rsidR="7EF9EC21">
        <w:rPr/>
        <w:t>Because finding the smallest set is so computationally expensive, several methods are used to approach the problem</w:t>
      </w:r>
      <w:r w:rsidR="5C316435">
        <w:rPr/>
        <w:t xml:space="preserve"> to try to find the most </w:t>
      </w:r>
      <w:r w:rsidR="5C316435">
        <w:rPr/>
        <w:t>optimal</w:t>
      </w:r>
      <w:r w:rsidR="7EF9EC21">
        <w:rPr/>
        <w:t xml:space="preserve">: </w:t>
      </w:r>
    </w:p>
    <w:p w:rsidR="1F439F89" w:rsidP="4B5988FB" w:rsidRDefault="1F439F89" w14:paraId="75B56F62" w14:textId="5288AC17">
      <w:pPr>
        <w:pStyle w:val="Normal"/>
        <w:spacing w:line="480" w:lineRule="auto"/>
        <w:ind w:left="720" w:firstLine="720"/>
        <w:jc w:val="left"/>
      </w:pPr>
      <w:r w:rsidR="1F439F89">
        <w:rPr/>
        <w:t>B</w:t>
      </w:r>
      <w:r w:rsidR="7EF9EC21">
        <w:rPr/>
        <w:t>rute force</w:t>
      </w:r>
    </w:p>
    <w:p w:rsidR="3FB3532C" w:rsidP="4B5988FB" w:rsidRDefault="3FB3532C" w14:paraId="77A27A75" w14:textId="29DE3FBE">
      <w:pPr>
        <w:pStyle w:val="Normal"/>
        <w:spacing w:line="480" w:lineRule="auto"/>
        <w:ind w:left="720" w:firstLine="720"/>
        <w:jc w:val="left"/>
      </w:pPr>
      <w:r w:rsidR="3FB3532C">
        <w:rPr/>
        <w:t>G</w:t>
      </w:r>
      <w:r w:rsidR="7EF9EC21">
        <w:rPr/>
        <w:t xml:space="preserve">reedy </w:t>
      </w:r>
      <w:r w:rsidR="2F37D355">
        <w:rPr/>
        <w:t>approximation</w:t>
      </w:r>
    </w:p>
    <w:p w:rsidR="7EF9EC21" w:rsidP="4B5988FB" w:rsidRDefault="7EF9EC21" w14:paraId="648661AD" w14:textId="5AD524D3">
      <w:pPr>
        <w:pStyle w:val="Normal"/>
        <w:spacing w:line="480" w:lineRule="auto"/>
        <w:ind w:left="720" w:firstLine="720"/>
        <w:jc w:val="left"/>
      </w:pPr>
      <w:r w:rsidR="7EF9EC21">
        <w:rPr/>
        <w:t>2-aproxamation (matching)</w:t>
      </w:r>
    </w:p>
    <w:p w:rsidR="5F7E2A22" w:rsidP="4B5988FB" w:rsidRDefault="5F7E2A22" w14:paraId="5090AA36" w14:textId="1F0D56F5">
      <w:pPr>
        <w:pStyle w:val="Normal"/>
        <w:spacing w:line="480" w:lineRule="auto"/>
        <w:ind w:firstLine="720"/>
        <w:jc w:val="left"/>
      </w:pPr>
      <w:r w:rsidR="5F7E2A22">
        <w:rPr/>
        <w:t xml:space="preserve">Our reference methods came from </w:t>
      </w:r>
      <w:r w:rsidR="6ADB0BCC">
        <w:rPr/>
        <w:t>in</w:t>
      </w:r>
      <w:r w:rsidR="5F7E2A22">
        <w:rPr/>
        <w:t xml:space="preserve">-class </w:t>
      </w:r>
      <w:r w:rsidR="53857AD4">
        <w:rPr/>
        <w:t>PowerPoint</w:t>
      </w:r>
      <w:r w:rsidR="5F7E2A22">
        <w:rPr/>
        <w:t xml:space="preserve"> </w:t>
      </w:r>
      <w:r w:rsidR="0651A916">
        <w:rPr/>
        <w:t>presentations</w:t>
      </w:r>
      <w:r w:rsidR="5F7E2A22">
        <w:rPr/>
        <w:t xml:space="preserve">. </w:t>
      </w:r>
    </w:p>
    <w:p w:rsidR="432A14C1" w:rsidP="3D531C7C" w:rsidRDefault="432A14C1" w14:paraId="2BDDCEF0" w14:textId="3EAFF3C7">
      <w:pPr>
        <w:pStyle w:val="Normal"/>
        <w:spacing w:line="480" w:lineRule="auto"/>
        <w:ind w:firstLine="0"/>
        <w:jc w:val="left"/>
        <w:rPr>
          <w:b w:val="1"/>
          <w:bCs w:val="1"/>
        </w:rPr>
      </w:pPr>
      <w:r w:rsidRPr="3D531C7C" w:rsidR="432A14C1">
        <w:rPr>
          <w:b w:val="1"/>
          <w:bCs w:val="1"/>
        </w:rPr>
        <w:t>Deduction</w:t>
      </w:r>
    </w:p>
    <w:p w:rsidR="3CAC4F03" w:rsidP="4B5988FB" w:rsidRDefault="3CAC4F03" w14:paraId="6F184133" w14:textId="69940C79">
      <w:pPr>
        <w:pStyle w:val="Normal"/>
        <w:spacing w:line="480" w:lineRule="auto"/>
        <w:ind w:firstLine="720"/>
        <w:jc w:val="left"/>
      </w:pPr>
      <w:r w:rsidR="3CAC4F03">
        <w:rPr/>
        <w:t xml:space="preserve">There were two </w:t>
      </w:r>
      <w:r w:rsidR="3CAC4F03">
        <w:rPr/>
        <w:t>initial</w:t>
      </w:r>
      <w:r w:rsidR="3CAC4F03">
        <w:rPr/>
        <w:t xml:space="preserve"> questions we had:</w:t>
      </w:r>
    </w:p>
    <w:p w:rsidR="3CAC4F03" w:rsidP="4B5988FB" w:rsidRDefault="3CAC4F03" w14:paraId="4AD80AE2" w14:textId="3B012A2E">
      <w:pPr>
        <w:pStyle w:val="Normal"/>
        <w:spacing w:line="480" w:lineRule="auto"/>
        <w:ind w:left="720" w:firstLine="720"/>
        <w:jc w:val="left"/>
      </w:pPr>
      <w:r w:rsidR="3CAC4F03">
        <w:rPr/>
        <w:t>1.</w:t>
      </w:r>
      <w:r w:rsidR="2E6B3D26">
        <w:rPr/>
        <w:t xml:space="preserve"> How do different approximation algorithms for vertex cover compare in terms </w:t>
      </w:r>
      <w:r>
        <w:tab/>
      </w:r>
      <w:r>
        <w:tab/>
      </w:r>
      <w:r w:rsidR="2E6B3D26">
        <w:rPr/>
        <w:t>of solution quality and runtime on various graph structures?</w:t>
      </w:r>
    </w:p>
    <w:p w:rsidR="2E6B3D26" w:rsidP="4B5988FB" w:rsidRDefault="2E6B3D26" w14:paraId="0A7D8CF3" w14:textId="67930CFE">
      <w:pPr>
        <w:pStyle w:val="Normal"/>
        <w:spacing w:line="480" w:lineRule="auto"/>
        <w:ind w:left="720" w:firstLine="720"/>
        <w:jc w:val="left"/>
      </w:pPr>
      <w:r w:rsidR="2E6B3D26">
        <w:rPr/>
        <w:t xml:space="preserve">2. </w:t>
      </w:r>
      <w:r w:rsidR="3FD2D1B9">
        <w:rPr/>
        <w:t xml:space="preserve">How does a </w:t>
      </w:r>
      <w:r w:rsidR="07AA94FF">
        <w:rPr/>
        <w:t>graph</w:t>
      </w:r>
      <w:r w:rsidR="3FD2D1B9">
        <w:rPr/>
        <w:t xml:space="preserve"> size </w:t>
      </w:r>
      <w:r w:rsidR="3FD2D1B9">
        <w:rPr/>
        <w:t>effect</w:t>
      </w:r>
      <w:r w:rsidR="3FD2D1B9">
        <w:rPr/>
        <w:t xml:space="preserve"> r</w:t>
      </w:r>
      <w:r w:rsidR="3E81132E">
        <w:rPr/>
        <w:t>untime over various approximation algorithms</w:t>
      </w:r>
      <w:r w:rsidR="3FD2D1B9">
        <w:rPr/>
        <w:t>?</w:t>
      </w:r>
    </w:p>
    <w:p w:rsidR="11270D80" w:rsidP="4B5988FB" w:rsidRDefault="11270D80" w14:paraId="4C445E65" w14:textId="615FDC49">
      <w:pPr>
        <w:pStyle w:val="Normal"/>
        <w:spacing w:line="480" w:lineRule="auto"/>
        <w:ind w:firstLine="720"/>
        <w:jc w:val="left"/>
      </w:pPr>
      <w:r w:rsidR="11270D80">
        <w:rPr/>
        <w:t xml:space="preserve">We chose these two problems because </w:t>
      </w:r>
      <w:r w:rsidR="56959CA9">
        <w:rPr/>
        <w:t>they</w:t>
      </w:r>
      <w:r w:rsidR="11270D80">
        <w:rPr/>
        <w:t xml:space="preserve"> </w:t>
      </w:r>
      <w:r w:rsidR="1663C213">
        <w:rPr/>
        <w:t xml:space="preserve">would </w:t>
      </w:r>
      <w:r w:rsidR="11270D80">
        <w:rPr/>
        <w:t xml:space="preserve">garner </w:t>
      </w:r>
      <w:r w:rsidR="11270D80">
        <w:rPr/>
        <w:t>large amounts</w:t>
      </w:r>
      <w:r w:rsidR="11270D80">
        <w:rPr/>
        <w:t xml:space="preserve"> of data </w:t>
      </w:r>
      <w:r w:rsidR="639F5630">
        <w:rPr/>
        <w:t xml:space="preserve">and would be easy to analyze in the </w:t>
      </w:r>
      <w:r w:rsidR="639F5630">
        <w:rPr/>
        <w:t>short time</w:t>
      </w:r>
      <w:r w:rsidR="639F5630">
        <w:rPr/>
        <w:t xml:space="preserve"> frame of the project. </w:t>
      </w:r>
    </w:p>
    <w:p w:rsidR="106FAABB" w:rsidP="3D531C7C" w:rsidRDefault="106FAABB" w14:paraId="1C9888A8" w14:textId="2BC90E45">
      <w:pPr>
        <w:pStyle w:val="Normal"/>
        <w:spacing w:line="480" w:lineRule="auto"/>
        <w:ind w:firstLine="720"/>
        <w:jc w:val="left"/>
      </w:pPr>
      <w:r w:rsidR="106FAABB">
        <w:rPr/>
        <w:t xml:space="preserve">We expected the algorithms to show differences in their execution times, the number of basic operations performed, and one </w:t>
      </w:r>
      <w:r w:rsidR="106FAABB">
        <w:rPr/>
        <w:t>algorithm</w:t>
      </w:r>
      <w:r w:rsidR="106FAABB">
        <w:rPr/>
        <w:t xml:space="preserve"> to be </w:t>
      </w:r>
      <w:r w:rsidR="106FAABB">
        <w:rPr/>
        <w:t>optimal</w:t>
      </w:r>
      <w:r w:rsidR="106FAABB">
        <w:rPr/>
        <w:t xml:space="preserve"> over the rest. </w:t>
      </w:r>
    </w:p>
    <w:p w:rsidR="3B91A9F3" w:rsidP="3D531C7C" w:rsidRDefault="3B91A9F3" w14:paraId="144CE53D" w14:textId="2F887FE4">
      <w:pPr>
        <w:pStyle w:val="Normal"/>
        <w:spacing w:line="480" w:lineRule="auto"/>
        <w:ind w:firstLine="0"/>
        <w:jc w:val="left"/>
        <w:rPr>
          <w:b w:val="1"/>
          <w:bCs w:val="1"/>
        </w:rPr>
      </w:pPr>
      <w:r w:rsidRPr="3D531C7C" w:rsidR="3B91A9F3">
        <w:rPr>
          <w:b w:val="1"/>
          <w:bCs w:val="1"/>
        </w:rPr>
        <w:t>Testing</w:t>
      </w:r>
    </w:p>
    <w:p w:rsidR="2E406119" w:rsidP="4B5988FB" w:rsidRDefault="2E406119" w14:paraId="01EF75CA" w14:textId="39C050A5">
      <w:pPr>
        <w:pStyle w:val="Normal"/>
        <w:spacing w:line="480" w:lineRule="auto"/>
        <w:ind w:firstLine="720"/>
        <w:jc w:val="left"/>
      </w:pPr>
      <w:r w:rsidR="2E406119">
        <w:rPr/>
        <w:t xml:space="preserve">To test our theories, three algorithms were written in C++. </w:t>
      </w:r>
      <w:r w:rsidR="0AAC4EBE">
        <w:rPr/>
        <w:t>The user inputs what type of graph they want, random, complete, cycle, or path, then enters</w:t>
      </w:r>
      <w:r w:rsidR="4616D0CB">
        <w:rPr/>
        <w:t xml:space="preserve"> </w:t>
      </w:r>
      <w:r w:rsidR="030A0DDE">
        <w:rPr/>
        <w:t>a number</w:t>
      </w:r>
      <w:r w:rsidR="0AAC4EBE">
        <w:rPr/>
        <w:t xml:space="preserve"> of vertices and the edge probability. The computer will then </w:t>
      </w:r>
      <w:r w:rsidR="3A9ECD42">
        <w:rPr/>
        <w:t xml:space="preserve">generate a random graph with those qualities.  </w:t>
      </w:r>
      <w:r w:rsidR="2A865C51">
        <w:rPr/>
        <w:t xml:space="preserve">The number of vertices </w:t>
      </w:r>
      <w:r w:rsidR="4F448D1B">
        <w:rPr/>
        <w:t xml:space="preserve">can be as high as the user wants, but some algorithms are </w:t>
      </w:r>
      <w:bookmarkStart w:name="_Int_10oGH2h9" w:id="987318534"/>
      <w:r w:rsidR="4F448D1B">
        <w:rPr/>
        <w:t>too sl</w:t>
      </w:r>
      <w:bookmarkEnd w:id="987318534"/>
      <w:r w:rsidR="4F448D1B">
        <w:rPr/>
        <w:t xml:space="preserve">ow if it is larger than twenty-five. </w:t>
      </w:r>
      <w:r w:rsidR="72A11E1F">
        <w:rPr/>
        <w:t xml:space="preserve">One test </w:t>
      </w:r>
      <w:r w:rsidR="07F16D24">
        <w:rPr/>
        <w:t xml:space="preserve">per algorithm </w:t>
      </w:r>
      <w:r w:rsidR="6C48F10C">
        <w:rPr/>
        <w:t>is</w:t>
      </w:r>
      <w:r w:rsidR="07F16D24">
        <w:rPr/>
        <w:t xml:space="preserve"> </w:t>
      </w:r>
      <w:r w:rsidR="57D4D619">
        <w:rPr/>
        <w:t>completed</w:t>
      </w:r>
      <w:r w:rsidR="07F16D24">
        <w:rPr/>
        <w:t xml:space="preserve">, each with </w:t>
      </w:r>
      <w:r w:rsidR="50C11D34">
        <w:rPr/>
        <w:t>the same</w:t>
      </w:r>
      <w:r w:rsidR="07F16D24">
        <w:rPr/>
        <w:t xml:space="preserve"> number of vertices. </w:t>
      </w:r>
      <w:r w:rsidR="3338071D">
        <w:rPr/>
        <w:t xml:space="preserve">The computer would then </w:t>
      </w:r>
      <w:r w:rsidR="3EC245AE">
        <w:rPr/>
        <w:t>calculate</w:t>
      </w:r>
      <w:r w:rsidR="3338071D">
        <w:rPr/>
        <w:t xml:space="preserve"> a summary for each algorithm which included:</w:t>
      </w:r>
    </w:p>
    <w:p w:rsidR="3338071D" w:rsidP="4B5988FB" w:rsidRDefault="3338071D" w14:paraId="6B31249B" w14:textId="028A2CC9">
      <w:pPr>
        <w:pStyle w:val="Normal"/>
        <w:spacing w:line="480" w:lineRule="auto"/>
        <w:ind w:left="720" w:firstLine="720"/>
        <w:jc w:val="left"/>
      </w:pPr>
      <w:r w:rsidR="3338071D">
        <w:rPr/>
        <w:t>Vertex Cover Size</w:t>
      </w:r>
    </w:p>
    <w:p w:rsidR="3338071D" w:rsidP="4B5988FB" w:rsidRDefault="3338071D" w14:paraId="5FDF6FAC" w14:textId="5210D777">
      <w:pPr>
        <w:pStyle w:val="Normal"/>
        <w:spacing w:line="480" w:lineRule="auto"/>
        <w:ind w:left="720" w:firstLine="720"/>
        <w:jc w:val="left"/>
      </w:pPr>
      <w:r w:rsidR="3338071D">
        <w:rPr/>
        <w:t>Vertices (As a list)</w:t>
      </w:r>
    </w:p>
    <w:p w:rsidR="3338071D" w:rsidP="4B5988FB" w:rsidRDefault="3338071D" w14:paraId="30A7DF41" w14:textId="03B603BD">
      <w:pPr>
        <w:pStyle w:val="Normal"/>
        <w:spacing w:line="480" w:lineRule="auto"/>
        <w:ind w:left="720" w:firstLine="720"/>
        <w:jc w:val="left"/>
      </w:pPr>
      <w:r w:rsidR="3338071D">
        <w:rPr/>
        <w:t xml:space="preserve">Execution Time (in </w:t>
      </w:r>
      <w:r w:rsidR="3338071D">
        <w:rPr/>
        <w:t>ms</w:t>
      </w:r>
      <w:r w:rsidR="3338071D">
        <w:rPr/>
        <w:t>)</w:t>
      </w:r>
    </w:p>
    <w:p w:rsidR="1444A112" w:rsidP="4B5988FB" w:rsidRDefault="1444A112" w14:paraId="12823D9E" w14:textId="6BFC879A">
      <w:pPr>
        <w:pStyle w:val="Normal"/>
        <w:spacing w:line="480" w:lineRule="auto"/>
        <w:ind w:left="720" w:firstLine="720"/>
        <w:jc w:val="left"/>
      </w:pPr>
      <w:r w:rsidR="1444A112">
        <w:rPr/>
        <w:t xml:space="preserve">Number of </w:t>
      </w:r>
      <w:r w:rsidR="3338071D">
        <w:rPr/>
        <w:t>Basic Operations</w:t>
      </w:r>
    </w:p>
    <w:p w:rsidR="0D0431E8" w:rsidP="4B5988FB" w:rsidRDefault="0D0431E8" w14:paraId="294D62BA" w14:textId="3A86690F">
      <w:pPr>
        <w:pStyle w:val="Normal"/>
        <w:suppressLineNumbers w:val="0"/>
        <w:bidi w:val="0"/>
        <w:spacing w:before="0" w:beforeAutospacing="off" w:after="160" w:afterAutospacing="off" w:line="480" w:lineRule="auto"/>
        <w:ind w:left="720" w:right="0" w:firstLine="720"/>
        <w:jc w:val="left"/>
      </w:pPr>
      <w:r w:rsidR="0D0431E8">
        <w:rPr/>
        <w:t>Percent Optimal</w:t>
      </w:r>
    </w:p>
    <w:p w:rsidR="6EDF234C" w:rsidP="4B5988FB" w:rsidRDefault="6EDF234C" w14:paraId="07237FDA" w14:textId="712F4A96">
      <w:pPr>
        <w:pStyle w:val="Normal"/>
        <w:suppressLineNumbers w:val="0"/>
        <w:bidi w:val="0"/>
        <w:spacing w:before="0" w:beforeAutospacing="off" w:after="160" w:afterAutospacing="off" w:line="480" w:lineRule="auto"/>
        <w:ind w:left="0" w:right="0" w:firstLine="0"/>
        <w:jc w:val="left"/>
      </w:pPr>
      <w:r w:rsidR="6EDF234C">
        <w:rPr/>
        <w:t>There is no limit to the number of tests that can be run, however, for this project we ran five</w:t>
      </w:r>
      <w:r w:rsidR="32EFC19B">
        <w:rPr/>
        <w:t xml:space="preserve"> tests at 5, 10, 15, 20, and 25 vertices</w:t>
      </w:r>
      <w:r w:rsidR="6EDF234C">
        <w:rPr/>
        <w:t xml:space="preserve">. </w:t>
      </w:r>
    </w:p>
    <w:p w:rsidR="44F8C81B" w:rsidP="4B5988FB" w:rsidRDefault="44F8C81B" w14:paraId="02E85233" w14:textId="7EC4DF91">
      <w:pPr>
        <w:pStyle w:val="Normal"/>
        <w:spacing w:line="480" w:lineRule="auto"/>
        <w:ind w:firstLine="720"/>
        <w:jc w:val="left"/>
      </w:pPr>
      <w:r w:rsidR="44F8C81B">
        <w:rPr/>
        <w:t xml:space="preserve">The </w:t>
      </w:r>
      <w:r w:rsidR="44F8C81B">
        <w:rPr/>
        <w:t>characteristic</w:t>
      </w:r>
      <w:r w:rsidR="44F8C81B">
        <w:rPr/>
        <w:t xml:space="preserve"> of the computer used to generate results are:</w:t>
      </w:r>
    </w:p>
    <w:p w:rsidR="44F8C81B" w:rsidP="4B5988FB" w:rsidRDefault="44F8C81B" w14:paraId="7796BB63" w14:textId="3D0BB6BE">
      <w:pPr>
        <w:pStyle w:val="Normal"/>
        <w:spacing w:line="480" w:lineRule="auto"/>
        <w:ind w:left="720" w:firstLine="720"/>
        <w:jc w:val="left"/>
      </w:pPr>
      <w:r w:rsidR="44F8C81B">
        <w:rPr/>
        <w:t>12</w:t>
      </w:r>
      <w:r w:rsidRPr="4B5988FB" w:rsidR="44F8C81B">
        <w:rPr>
          <w:vertAlign w:val="superscript"/>
        </w:rPr>
        <w:t>th</w:t>
      </w:r>
      <w:r w:rsidR="44F8C81B">
        <w:rPr/>
        <w:t xml:space="preserve"> Gen Intel(R) </w:t>
      </w:r>
      <w:r w:rsidR="44F8C81B">
        <w:rPr/>
        <w:t>Core(</w:t>
      </w:r>
      <w:r w:rsidR="44F8C81B">
        <w:rPr/>
        <w:t xml:space="preserve">TM) i9-12900KF (3.20 GHz) processor </w:t>
      </w:r>
    </w:p>
    <w:p w:rsidR="44F8C81B" w:rsidP="4B5988FB" w:rsidRDefault="44F8C81B" w14:paraId="6A0545C8" w14:textId="0F79F3A4">
      <w:pPr>
        <w:pStyle w:val="Normal"/>
        <w:spacing w:line="480" w:lineRule="auto"/>
        <w:ind w:left="720" w:firstLine="720"/>
        <w:jc w:val="left"/>
      </w:pPr>
      <w:r w:rsidR="44F8C81B">
        <w:rPr/>
        <w:t>32.0 GB ddr5 ram</w:t>
      </w:r>
    </w:p>
    <w:p w:rsidR="30446CAA" w:rsidP="3D531C7C" w:rsidRDefault="30446CAA" w14:paraId="351FC6C3" w14:textId="78A96A51">
      <w:pPr>
        <w:pStyle w:val="Normal"/>
        <w:spacing w:line="480" w:lineRule="auto"/>
        <w:ind w:left="0" w:firstLine="0"/>
        <w:jc w:val="left"/>
        <w:rPr>
          <w:b w:val="1"/>
          <w:bCs w:val="1"/>
        </w:rPr>
      </w:pPr>
      <w:r w:rsidRPr="3D531C7C" w:rsidR="30446CAA">
        <w:rPr>
          <w:b w:val="1"/>
          <w:bCs w:val="1"/>
        </w:rPr>
        <w:t>Evaluation</w:t>
      </w:r>
    </w:p>
    <w:p w:rsidR="4B5988FB" w:rsidP="3D531C7C" w:rsidRDefault="4B5988FB" w14:paraId="710FCB54" w14:textId="2D4E2AC5">
      <w:pPr>
        <w:pStyle w:val="Normal"/>
        <w:suppressLineNumbers w:val="0"/>
        <w:bidi w:val="0"/>
        <w:spacing w:before="240" w:beforeAutospacing="off" w:after="240" w:afterAutospacing="off" w:line="480" w:lineRule="auto"/>
        <w:ind w:left="0" w:right="0" w:firstLine="720"/>
        <w:jc w:val="left"/>
        <w:rPr>
          <w:rFonts w:ascii="Times New Roman" w:hAnsi="Times New Roman" w:eastAsia="Times New Roman" w:cs="Times New Roman"/>
          <w:noProof w:val="0"/>
          <w:sz w:val="24"/>
          <w:szCs w:val="24"/>
          <w:lang w:val="en-US"/>
        </w:rPr>
      </w:pPr>
      <w:r w:rsidR="23467426">
        <w:rPr/>
        <w:t xml:space="preserve">An idea covered in class is that speed or optimization must be sacrificed, and that </w:t>
      </w:r>
      <w:r w:rsidR="16427526">
        <w:rPr/>
        <w:t xml:space="preserve">is </w:t>
      </w:r>
      <w:r w:rsidR="16427526">
        <w:rPr/>
        <w:t>evident</w:t>
      </w:r>
      <w:r w:rsidR="16427526">
        <w:rPr/>
        <w:t xml:space="preserve"> in our findings. Brute force was the slowest algorithm every time, but it was also the most</w:t>
      </w:r>
      <w:r w:rsidR="29D83A40">
        <w:rPr/>
        <w:t xml:space="preserve"> </w:t>
      </w:r>
      <w:r w:rsidR="29D83A40">
        <w:rPr/>
        <w:t>optimal</w:t>
      </w:r>
      <w:r w:rsidR="29D83A40">
        <w:rPr/>
        <w:t xml:space="preserve">. At 25 vertices, it took brute force </w:t>
      </w:r>
      <w:r w:rsidRPr="29D1BBEE" w:rsidR="29D83A40">
        <w:rPr>
          <w:rFonts w:ascii="Times New Roman" w:hAnsi="Times New Roman" w:eastAsia="Times New Roman" w:cs="Times New Roman"/>
          <w:noProof w:val="0"/>
          <w:sz w:val="24"/>
          <w:szCs w:val="24"/>
          <w:lang w:val="en-US"/>
        </w:rPr>
        <w:t xml:space="preserve">18504.355 </w:t>
      </w:r>
      <w:r w:rsidRPr="29D1BBEE" w:rsidR="2111F07A">
        <w:rPr>
          <w:rFonts w:ascii="Times New Roman" w:hAnsi="Times New Roman" w:eastAsia="Times New Roman" w:cs="Times New Roman"/>
          <w:noProof w:val="0"/>
          <w:sz w:val="24"/>
          <w:szCs w:val="24"/>
          <w:lang w:val="en-US"/>
        </w:rPr>
        <w:t>milliseconds</w:t>
      </w:r>
      <w:r w:rsidRPr="29D1BBEE" w:rsidR="2111F07A">
        <w:rPr>
          <w:rFonts w:ascii="Times New Roman" w:hAnsi="Times New Roman" w:eastAsia="Times New Roman" w:cs="Times New Roman"/>
          <w:noProof w:val="0"/>
          <w:sz w:val="24"/>
          <w:szCs w:val="24"/>
          <w:lang w:val="en-US"/>
        </w:rPr>
        <w:t xml:space="preserve"> </w:t>
      </w:r>
      <w:ins w:author="Pfaff, Anthony (ajpfaff42)" w:date="2025-11-26T03:12:57.231Z" w:id="1431590818">
        <w:r w:rsidRPr="29D1BBEE" w:rsidR="23E2378C">
          <w:rPr>
            <w:rFonts w:ascii="Times New Roman" w:hAnsi="Times New Roman" w:eastAsia="Times New Roman" w:cs="Times New Roman"/>
            <w:noProof w:val="0"/>
            <w:sz w:val="24"/>
            <w:szCs w:val="24"/>
            <w:lang w:val="en-US"/>
          </w:rPr>
          <w:t>(</w:t>
        </w:r>
      </w:ins>
      <w:del w:author="Pfaff, Anthony (ajpfaff42)" w:date="2025-11-26T03:12:55.615Z" w:id="1555014493">
        <w:r w:rsidRPr="29D1BBEE" w:rsidDel="2111F07A">
          <w:rPr>
            <w:rFonts w:ascii="Times New Roman" w:hAnsi="Times New Roman" w:eastAsia="Times New Roman" w:cs="Times New Roman"/>
            <w:noProof w:val="0"/>
            <w:sz w:val="24"/>
            <w:szCs w:val="24"/>
            <w:lang w:val="en-US"/>
          </w:rPr>
          <w:delText xml:space="preserve">or </w:delText>
        </w:r>
      </w:del>
      <w:r w:rsidRPr="29D1BBEE" w:rsidR="2111F07A">
        <w:rPr>
          <w:rFonts w:ascii="Times New Roman" w:hAnsi="Times New Roman" w:eastAsia="Times New Roman" w:cs="Times New Roman"/>
          <w:noProof w:val="0"/>
          <w:sz w:val="24"/>
          <w:szCs w:val="24"/>
          <w:lang w:val="en-US"/>
        </w:rPr>
        <w:t>18.5 seconds</w:t>
      </w:r>
      <w:ins w:author="Pfaff, Anthony (ajpfaff42)" w:date="2025-11-26T03:12:59.762Z" w:id="1932122893">
        <w:r w:rsidRPr="29D1BBEE" w:rsidR="3C71BF47">
          <w:rPr>
            <w:rFonts w:ascii="Times New Roman" w:hAnsi="Times New Roman" w:eastAsia="Times New Roman" w:cs="Times New Roman"/>
            <w:noProof w:val="0"/>
            <w:sz w:val="24"/>
            <w:szCs w:val="24"/>
            <w:lang w:val="en-US"/>
          </w:rPr>
          <w:t>)</w:t>
        </w:r>
      </w:ins>
      <w:ins w:author="Pfaff, Anthony (ajpfaff42)" w:date="2025-11-26T03:13:06.848Z" w:id="1876805092">
        <w:r w:rsidRPr="29D1BBEE" w:rsidR="3C71BF47">
          <w:rPr>
            <w:rFonts w:ascii="Times New Roman" w:hAnsi="Times New Roman" w:eastAsia="Times New Roman" w:cs="Times New Roman"/>
            <w:noProof w:val="0"/>
            <w:sz w:val="24"/>
            <w:szCs w:val="24"/>
            <w:lang w:val="en-US"/>
          </w:rPr>
          <w:t xml:space="preserve"> </w:t>
        </w:r>
      </w:ins>
      <w:del w:author="Pfaff, Anthony (ajpfaff42)" w:date="2025-11-26T03:13:06.225Z" w:id="1251411603">
        <w:r w:rsidRPr="29D1BBEE" w:rsidDel="2111F07A">
          <w:rPr>
            <w:rFonts w:ascii="Times New Roman" w:hAnsi="Times New Roman" w:eastAsia="Times New Roman" w:cs="Times New Roman"/>
            <w:noProof w:val="0"/>
            <w:sz w:val="24"/>
            <w:szCs w:val="24"/>
            <w:lang w:val="en-US"/>
          </w:rPr>
          <w:delText xml:space="preserve"> </w:delText>
        </w:r>
      </w:del>
      <w:r w:rsidRPr="29D1BBEE" w:rsidR="2111F07A">
        <w:rPr>
          <w:rFonts w:ascii="Times New Roman" w:hAnsi="Times New Roman" w:eastAsia="Times New Roman" w:cs="Times New Roman"/>
          <w:noProof w:val="0"/>
          <w:sz w:val="24"/>
          <w:szCs w:val="24"/>
          <w:lang w:val="en-US"/>
        </w:rPr>
        <w:t xml:space="preserve">to run. In that time, it calculated </w:t>
      </w:r>
      <w:r w:rsidRPr="29D1BBEE" w:rsidR="2111F07A">
        <w:rPr>
          <w:rFonts w:ascii="Times New Roman" w:hAnsi="Times New Roman" w:eastAsia="Times New Roman" w:cs="Times New Roman"/>
          <w:noProof w:val="0"/>
          <w:sz w:val="24"/>
          <w:szCs w:val="24"/>
          <w:lang w:val="en-US"/>
        </w:rPr>
        <w:t>670,568,023 basic operations, but it was st</w:t>
      </w:r>
      <w:r w:rsidRPr="29D1BBEE" w:rsidR="3A5DF341">
        <w:rPr>
          <w:rFonts w:ascii="Times New Roman" w:hAnsi="Times New Roman" w:eastAsia="Times New Roman" w:cs="Times New Roman"/>
          <w:noProof w:val="0"/>
          <w:sz w:val="24"/>
          <w:szCs w:val="24"/>
          <w:lang w:val="en-US"/>
        </w:rPr>
        <w:t xml:space="preserve">ill the most </w:t>
      </w:r>
      <w:r w:rsidRPr="29D1BBEE" w:rsidR="3A5DF341">
        <w:rPr>
          <w:rFonts w:ascii="Times New Roman" w:hAnsi="Times New Roman" w:eastAsia="Times New Roman" w:cs="Times New Roman"/>
          <w:noProof w:val="0"/>
          <w:sz w:val="24"/>
          <w:szCs w:val="24"/>
          <w:lang w:val="en-US"/>
        </w:rPr>
        <w:t>optimal</w:t>
      </w:r>
      <w:r w:rsidRPr="29D1BBEE" w:rsidR="3A5DF341">
        <w:rPr>
          <w:rFonts w:ascii="Times New Roman" w:hAnsi="Times New Roman" w:eastAsia="Times New Roman" w:cs="Times New Roman"/>
          <w:noProof w:val="0"/>
          <w:sz w:val="24"/>
          <w:szCs w:val="24"/>
          <w:lang w:val="en-US"/>
        </w:rPr>
        <w:t xml:space="preserve">, finding </w:t>
      </w:r>
      <w:r w:rsidRPr="29D1BBEE" w:rsidR="4761E786">
        <w:rPr>
          <w:rFonts w:ascii="Times New Roman" w:hAnsi="Times New Roman" w:eastAsia="Times New Roman" w:cs="Times New Roman"/>
          <w:noProof w:val="0"/>
          <w:sz w:val="24"/>
          <w:szCs w:val="24"/>
          <w:lang w:val="en-US"/>
        </w:rPr>
        <w:t xml:space="preserve">a vertex cover size </w:t>
      </w:r>
      <w:r w:rsidRPr="29D1BBEE" w:rsidR="4761E786">
        <w:rPr>
          <w:rFonts w:ascii="Times New Roman" w:hAnsi="Times New Roman" w:eastAsia="Times New Roman" w:cs="Times New Roman"/>
          <w:noProof w:val="0"/>
          <w:sz w:val="24"/>
          <w:szCs w:val="24"/>
          <w:lang w:val="en-US"/>
        </w:rPr>
        <w:t>of</w:t>
      </w:r>
      <w:r w:rsidRPr="29D1BBEE" w:rsidR="7AE2335E">
        <w:rPr>
          <w:rFonts w:ascii="Times New Roman" w:hAnsi="Times New Roman" w:eastAsia="Times New Roman" w:cs="Times New Roman"/>
          <w:noProof w:val="0"/>
          <w:sz w:val="24"/>
          <w:szCs w:val="24"/>
          <w:lang w:val="en-US"/>
        </w:rPr>
        <w:t xml:space="preserve"> </w:t>
      </w:r>
      <w:r w:rsidRPr="29D1BBEE" w:rsidR="6DC7FC1F">
        <w:rPr>
          <w:rFonts w:ascii="Times New Roman" w:hAnsi="Times New Roman" w:eastAsia="Times New Roman" w:cs="Times New Roman"/>
          <w:noProof w:val="0"/>
          <w:sz w:val="24"/>
          <w:szCs w:val="24"/>
          <w:lang w:val="en-US"/>
        </w:rPr>
        <w:t>1</w:t>
      </w:r>
      <w:r w:rsidRPr="29D1BBEE" w:rsidR="6DC7FC1F">
        <w:rPr>
          <w:rFonts w:ascii="Times New Roman" w:hAnsi="Times New Roman" w:eastAsia="Times New Roman" w:cs="Times New Roman"/>
          <w:noProof w:val="0"/>
          <w:sz w:val="24"/>
          <w:szCs w:val="24"/>
          <w:lang w:val="en-US"/>
        </w:rPr>
        <w:t xml:space="preserve">5. </w:t>
      </w:r>
      <w:r w:rsidRPr="29D1BBEE" w:rsidR="23947717">
        <w:rPr>
          <w:rFonts w:ascii="Times New Roman" w:hAnsi="Times New Roman" w:eastAsia="Times New Roman" w:cs="Times New Roman"/>
          <w:noProof w:val="0"/>
          <w:sz w:val="24"/>
          <w:szCs w:val="24"/>
          <w:lang w:val="en-US"/>
        </w:rPr>
        <w:t xml:space="preserve">That is 100% </w:t>
      </w:r>
      <w:r w:rsidRPr="29D1BBEE" w:rsidR="23947717">
        <w:rPr>
          <w:rFonts w:ascii="Times New Roman" w:hAnsi="Times New Roman" w:eastAsia="Times New Roman" w:cs="Times New Roman"/>
          <w:noProof w:val="0"/>
          <w:sz w:val="24"/>
          <w:szCs w:val="24"/>
          <w:lang w:val="en-US"/>
        </w:rPr>
        <w:t>o</w:t>
      </w:r>
      <w:r w:rsidRPr="29D1BBEE" w:rsidR="23947717">
        <w:rPr>
          <w:rFonts w:ascii="Times New Roman" w:hAnsi="Times New Roman" w:eastAsia="Times New Roman" w:cs="Times New Roman"/>
          <w:noProof w:val="0"/>
          <w:sz w:val="24"/>
          <w:szCs w:val="24"/>
          <w:lang w:val="en-US"/>
        </w:rPr>
        <w:t>ptimal</w:t>
      </w:r>
      <w:r w:rsidRPr="29D1BBEE" w:rsidR="23947717">
        <w:rPr>
          <w:rFonts w:ascii="Times New Roman" w:hAnsi="Times New Roman" w:eastAsia="Times New Roman" w:cs="Times New Roman"/>
          <w:noProof w:val="0"/>
          <w:sz w:val="24"/>
          <w:szCs w:val="24"/>
          <w:lang w:val="en-US"/>
        </w:rPr>
        <w:t>.</w:t>
      </w:r>
      <w:r w:rsidRPr="29D1BBEE" w:rsidR="23947717">
        <w:rPr>
          <w:rFonts w:ascii="Times New Roman" w:hAnsi="Times New Roman" w:eastAsia="Times New Roman" w:cs="Times New Roman"/>
          <w:noProof w:val="0"/>
          <w:sz w:val="24"/>
          <w:szCs w:val="24"/>
          <w:lang w:val="en-US"/>
        </w:rPr>
        <w:t xml:space="preserve"> </w:t>
      </w:r>
    </w:p>
    <w:p w:rsidR="4B5988FB" w:rsidP="3D531C7C" w:rsidRDefault="4B5988FB" w14:paraId="687D9E86" w14:textId="775AAFA7">
      <w:pPr>
        <w:pStyle w:val="Normal"/>
        <w:spacing w:before="240" w:beforeAutospacing="off" w:after="240" w:afterAutospacing="off" w:line="480" w:lineRule="auto"/>
        <w:ind/>
        <w:jc w:val="left"/>
        <w:rPr>
          <w:rFonts w:ascii="Times New Roman" w:hAnsi="Times New Roman" w:eastAsia="Times New Roman" w:cs="Times New Roman"/>
          <w:noProof w:val="0"/>
          <w:sz w:val="24"/>
          <w:szCs w:val="24"/>
          <w:lang w:val="en-US"/>
        </w:rPr>
      </w:pPr>
      <w:r w:rsidRPr="3D531C7C" w:rsidR="46E2D2F4">
        <w:rPr>
          <w:rFonts w:ascii="Times New Roman" w:hAnsi="Times New Roman" w:eastAsia="Times New Roman" w:cs="Times New Roman"/>
          <w:noProof w:val="0"/>
          <w:sz w:val="24"/>
          <w:szCs w:val="24"/>
          <w:lang w:val="en-US"/>
        </w:rPr>
        <w:t xml:space="preserve">On the other hand, </w:t>
      </w:r>
      <w:r w:rsidRPr="3D531C7C" w:rsidR="34849A5A">
        <w:rPr>
          <w:rFonts w:ascii="Times New Roman" w:hAnsi="Times New Roman" w:eastAsia="Times New Roman" w:cs="Times New Roman"/>
          <w:noProof w:val="0"/>
          <w:sz w:val="24"/>
          <w:szCs w:val="24"/>
          <w:lang w:val="en-US"/>
        </w:rPr>
        <w:t>2-Approximation took 0.009 milliseconds</w:t>
      </w:r>
      <w:r w:rsidRPr="3D531C7C" w:rsidR="178C965B">
        <w:rPr>
          <w:rFonts w:ascii="Times New Roman" w:hAnsi="Times New Roman" w:eastAsia="Times New Roman" w:cs="Times New Roman"/>
          <w:noProof w:val="0"/>
          <w:sz w:val="24"/>
          <w:szCs w:val="24"/>
          <w:lang w:val="en-US"/>
        </w:rPr>
        <w:t xml:space="preserve"> to run with</w:t>
      </w:r>
      <w:r w:rsidRPr="3D531C7C" w:rsidR="0304A0B9">
        <w:rPr>
          <w:rFonts w:ascii="Times New Roman" w:hAnsi="Times New Roman" w:eastAsia="Times New Roman" w:cs="Times New Roman"/>
          <w:noProof w:val="0"/>
          <w:sz w:val="24"/>
          <w:szCs w:val="24"/>
          <w:lang w:val="en-US"/>
        </w:rPr>
        <w:t xml:space="preserve"> the same number of</w:t>
      </w:r>
      <w:r w:rsidRPr="3D531C7C" w:rsidR="178C965B">
        <w:rPr>
          <w:rFonts w:ascii="Times New Roman" w:hAnsi="Times New Roman" w:eastAsia="Times New Roman" w:cs="Times New Roman"/>
          <w:noProof w:val="0"/>
          <w:sz w:val="24"/>
          <w:szCs w:val="24"/>
          <w:lang w:val="en-US"/>
        </w:rPr>
        <w:t xml:space="preserve"> vertices</w:t>
      </w:r>
      <w:r w:rsidRPr="3D531C7C" w:rsidR="78393E04">
        <w:rPr>
          <w:rFonts w:ascii="Times New Roman" w:hAnsi="Times New Roman" w:eastAsia="Times New Roman" w:cs="Times New Roman"/>
          <w:noProof w:val="0"/>
          <w:sz w:val="24"/>
          <w:szCs w:val="24"/>
          <w:lang w:val="en-US"/>
        </w:rPr>
        <w:t xml:space="preserve"> calculating 1051 basic operations</w:t>
      </w:r>
      <w:r w:rsidRPr="3D531C7C" w:rsidR="178C965B">
        <w:rPr>
          <w:rFonts w:ascii="Times New Roman" w:hAnsi="Times New Roman" w:eastAsia="Times New Roman" w:cs="Times New Roman"/>
          <w:noProof w:val="0"/>
          <w:sz w:val="24"/>
          <w:szCs w:val="24"/>
          <w:lang w:val="en-US"/>
        </w:rPr>
        <w:t>, but the vertex cover size it calculated was 24.</w:t>
      </w:r>
      <w:r w:rsidRPr="3D531C7C" w:rsidR="5305C6E8">
        <w:rPr>
          <w:rFonts w:ascii="Times New Roman" w:hAnsi="Times New Roman" w:eastAsia="Times New Roman" w:cs="Times New Roman"/>
          <w:noProof w:val="0"/>
          <w:sz w:val="24"/>
          <w:szCs w:val="24"/>
          <w:lang w:val="en-US"/>
        </w:rPr>
        <w:t xml:space="preserve"> That is only 62.5% </w:t>
      </w:r>
      <w:r w:rsidRPr="3D531C7C" w:rsidR="5305C6E8">
        <w:rPr>
          <w:rFonts w:ascii="Times New Roman" w:hAnsi="Times New Roman" w:eastAsia="Times New Roman" w:cs="Times New Roman"/>
          <w:noProof w:val="0"/>
          <w:sz w:val="24"/>
          <w:szCs w:val="24"/>
          <w:lang w:val="en-US"/>
        </w:rPr>
        <w:t>optimal</w:t>
      </w:r>
      <w:r w:rsidRPr="3D531C7C" w:rsidR="5305C6E8">
        <w:rPr>
          <w:rFonts w:ascii="Times New Roman" w:hAnsi="Times New Roman" w:eastAsia="Times New Roman" w:cs="Times New Roman"/>
          <w:noProof w:val="0"/>
          <w:sz w:val="24"/>
          <w:szCs w:val="24"/>
          <w:lang w:val="en-US"/>
        </w:rPr>
        <w:t xml:space="preserve">. </w:t>
      </w:r>
    </w:p>
    <w:p w:rsidR="4B5988FB" w:rsidP="3D531C7C" w:rsidRDefault="4B5988FB" w14:paraId="10050C9E" w14:textId="6A115785">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3D531C7C" w:rsidR="35C55BD8">
        <w:rPr>
          <w:rFonts w:ascii="Times New Roman" w:hAnsi="Times New Roman" w:eastAsia="Times New Roman" w:cs="Times New Roman"/>
          <w:noProof w:val="0"/>
          <w:sz w:val="24"/>
          <w:szCs w:val="24"/>
          <w:lang w:val="en-US"/>
        </w:rPr>
        <w:t xml:space="preserve">Right in the middle was the greedy algorithm, with </w:t>
      </w:r>
      <w:r w:rsidRPr="3D531C7C" w:rsidR="51968CDB">
        <w:rPr>
          <w:rFonts w:ascii="Times New Roman" w:hAnsi="Times New Roman" w:eastAsia="Times New Roman" w:cs="Times New Roman"/>
          <w:noProof w:val="0"/>
          <w:sz w:val="24"/>
          <w:szCs w:val="24"/>
          <w:lang w:val="en-US"/>
        </w:rPr>
        <w:t xml:space="preserve">a run time of </w:t>
      </w:r>
      <w:r w:rsidRPr="3D531C7C" w:rsidR="1BF0886F">
        <w:rPr>
          <w:rFonts w:ascii="Times New Roman" w:hAnsi="Times New Roman" w:eastAsia="Times New Roman" w:cs="Times New Roman"/>
          <w:noProof w:val="0"/>
          <w:sz w:val="24"/>
          <w:szCs w:val="24"/>
          <w:lang w:val="en-US"/>
        </w:rPr>
        <w:t xml:space="preserve">0.037 milliseconds and 1803 </w:t>
      </w:r>
      <w:r w:rsidRPr="3D531C7C" w:rsidR="14FE286E">
        <w:rPr>
          <w:rFonts w:ascii="Times New Roman" w:hAnsi="Times New Roman" w:eastAsia="Times New Roman" w:cs="Times New Roman"/>
          <w:noProof w:val="0"/>
          <w:sz w:val="24"/>
          <w:szCs w:val="24"/>
          <w:lang w:val="en-US"/>
        </w:rPr>
        <w:t xml:space="preserve">basic operations performed for 25 vertices. This algorithm calculated </w:t>
      </w:r>
      <w:r w:rsidRPr="3D531C7C" w:rsidR="1DF68B2F">
        <w:rPr>
          <w:rFonts w:ascii="Times New Roman" w:hAnsi="Times New Roman" w:eastAsia="Times New Roman" w:cs="Times New Roman"/>
          <w:noProof w:val="0"/>
          <w:sz w:val="24"/>
          <w:szCs w:val="24"/>
          <w:lang w:val="en-US"/>
        </w:rPr>
        <w:t xml:space="preserve">a vertex cover size of 16 which is 93.8% </w:t>
      </w:r>
      <w:r w:rsidRPr="3D531C7C" w:rsidR="1DF68B2F">
        <w:rPr>
          <w:rFonts w:ascii="Times New Roman" w:hAnsi="Times New Roman" w:eastAsia="Times New Roman" w:cs="Times New Roman"/>
          <w:noProof w:val="0"/>
          <w:sz w:val="24"/>
          <w:szCs w:val="24"/>
          <w:lang w:val="en-US"/>
        </w:rPr>
        <w:t>optimal</w:t>
      </w:r>
      <w:r w:rsidRPr="3D531C7C" w:rsidR="1DF68B2F">
        <w:rPr>
          <w:rFonts w:ascii="Times New Roman" w:hAnsi="Times New Roman" w:eastAsia="Times New Roman" w:cs="Times New Roman"/>
          <w:noProof w:val="0"/>
          <w:sz w:val="24"/>
          <w:szCs w:val="24"/>
          <w:lang w:val="en-US"/>
        </w:rPr>
        <w:t xml:space="preserve">. </w:t>
      </w:r>
    </w:p>
    <w:p w:rsidR="4B5988FB" w:rsidP="29D1BBEE" w:rsidRDefault="4B5988FB" w14:paraId="3FC40C86" w14:textId="642310A2">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29D1BBEE" w:rsidR="434E7A51">
        <w:rPr>
          <w:rFonts w:ascii="Times New Roman" w:hAnsi="Times New Roman" w:eastAsia="Times New Roman" w:cs="Times New Roman"/>
          <w:noProof w:val="0"/>
          <w:sz w:val="24"/>
          <w:szCs w:val="24"/>
          <w:lang w:val="en-US"/>
        </w:rPr>
        <w:t xml:space="preserve">Depending on what is most important, all these algorithms would be </w:t>
      </w:r>
      <w:r w:rsidRPr="29D1BBEE" w:rsidR="434E7A51">
        <w:rPr>
          <w:rFonts w:ascii="Times New Roman" w:hAnsi="Times New Roman" w:eastAsia="Times New Roman" w:cs="Times New Roman"/>
          <w:noProof w:val="0"/>
          <w:sz w:val="24"/>
          <w:szCs w:val="24"/>
          <w:lang w:val="en-US"/>
        </w:rPr>
        <w:t>a good choice</w:t>
      </w:r>
      <w:r w:rsidRPr="29D1BBEE" w:rsidR="434E7A51">
        <w:rPr>
          <w:rFonts w:ascii="Times New Roman" w:hAnsi="Times New Roman" w:eastAsia="Times New Roman" w:cs="Times New Roman"/>
          <w:noProof w:val="0"/>
          <w:sz w:val="24"/>
          <w:szCs w:val="24"/>
          <w:lang w:val="en-US"/>
        </w:rPr>
        <w:t xml:space="preserve"> for a vertex cover size </w:t>
      </w:r>
      <w:r w:rsidRPr="29D1BBEE" w:rsidR="1CCCE0AC">
        <w:rPr>
          <w:rFonts w:ascii="Times New Roman" w:hAnsi="Times New Roman" w:eastAsia="Times New Roman" w:cs="Times New Roman"/>
          <w:noProof w:val="0"/>
          <w:sz w:val="24"/>
          <w:szCs w:val="24"/>
          <w:lang w:val="en-US"/>
        </w:rPr>
        <w:t>problem; however, they all have their downsides</w:t>
      </w:r>
      <w:r w:rsidRPr="29D1BBEE" w:rsidR="434E7A51">
        <w:rPr>
          <w:rFonts w:ascii="Times New Roman" w:hAnsi="Times New Roman" w:eastAsia="Times New Roman" w:cs="Times New Roman"/>
          <w:noProof w:val="0"/>
          <w:sz w:val="24"/>
          <w:szCs w:val="24"/>
          <w:lang w:val="en-US"/>
        </w:rPr>
        <w:t xml:space="preserve">. Brute force is the most </w:t>
      </w:r>
      <w:r w:rsidRPr="29D1BBEE" w:rsidR="5777AA29">
        <w:rPr>
          <w:rFonts w:ascii="Times New Roman" w:hAnsi="Times New Roman" w:eastAsia="Times New Roman" w:cs="Times New Roman"/>
          <w:noProof w:val="0"/>
          <w:sz w:val="24"/>
          <w:szCs w:val="24"/>
          <w:lang w:val="en-US"/>
        </w:rPr>
        <w:t>accurate;</w:t>
      </w:r>
      <w:r w:rsidRPr="29D1BBEE" w:rsidR="434E7A51">
        <w:rPr>
          <w:rFonts w:ascii="Times New Roman" w:hAnsi="Times New Roman" w:eastAsia="Times New Roman" w:cs="Times New Roman"/>
          <w:noProof w:val="0"/>
          <w:sz w:val="24"/>
          <w:szCs w:val="24"/>
          <w:lang w:val="en-US"/>
        </w:rPr>
        <w:t xml:space="preserve"> but slows down </w:t>
      </w:r>
      <w:r w:rsidRPr="29D1BBEE" w:rsidR="51BCB6DC">
        <w:rPr>
          <w:rFonts w:ascii="Times New Roman" w:hAnsi="Times New Roman" w:eastAsia="Times New Roman" w:cs="Times New Roman"/>
          <w:noProof w:val="0"/>
          <w:sz w:val="24"/>
          <w:szCs w:val="24"/>
          <w:lang w:val="en-US"/>
        </w:rPr>
        <w:t>drastically</w:t>
      </w:r>
      <w:r w:rsidRPr="29D1BBEE" w:rsidR="434E7A51">
        <w:rPr>
          <w:rFonts w:ascii="Times New Roman" w:hAnsi="Times New Roman" w:eastAsia="Times New Roman" w:cs="Times New Roman"/>
          <w:noProof w:val="0"/>
          <w:sz w:val="24"/>
          <w:szCs w:val="24"/>
          <w:lang w:val="en-US"/>
        </w:rPr>
        <w:t xml:space="preserve"> </w:t>
      </w:r>
      <w:r w:rsidRPr="29D1BBEE" w:rsidR="7B73B481">
        <w:rPr>
          <w:rFonts w:ascii="Times New Roman" w:hAnsi="Times New Roman" w:eastAsia="Times New Roman" w:cs="Times New Roman"/>
          <w:noProof w:val="0"/>
          <w:sz w:val="24"/>
          <w:szCs w:val="24"/>
          <w:lang w:val="en-US"/>
        </w:rPr>
        <w:t xml:space="preserve">with </w:t>
      </w:r>
      <w:r w:rsidRPr="29D1BBEE" w:rsidR="4C6DB1A7">
        <w:rPr>
          <w:rFonts w:ascii="Times New Roman" w:hAnsi="Times New Roman" w:eastAsia="Times New Roman" w:cs="Times New Roman"/>
          <w:noProof w:val="0"/>
          <w:sz w:val="24"/>
          <w:szCs w:val="24"/>
          <w:lang w:val="en-US"/>
        </w:rPr>
        <w:t>any more</w:t>
      </w:r>
      <w:r w:rsidRPr="29D1BBEE" w:rsidR="7B73B481">
        <w:rPr>
          <w:rFonts w:ascii="Times New Roman" w:hAnsi="Times New Roman" w:eastAsia="Times New Roman" w:cs="Times New Roman"/>
          <w:noProof w:val="0"/>
          <w:sz w:val="24"/>
          <w:szCs w:val="24"/>
          <w:lang w:val="en-US"/>
        </w:rPr>
        <w:t xml:space="preserve"> than 15 vertices. </w:t>
      </w:r>
      <w:r w:rsidRPr="29D1BBEE" w:rsidR="6BD8E352">
        <w:rPr>
          <w:rFonts w:ascii="Times New Roman" w:hAnsi="Times New Roman" w:eastAsia="Times New Roman" w:cs="Times New Roman"/>
          <w:noProof w:val="0"/>
          <w:sz w:val="24"/>
          <w:szCs w:val="24"/>
          <w:lang w:val="en-US"/>
        </w:rPr>
        <w:t xml:space="preserve">2-Aproxamation has </w:t>
      </w:r>
      <w:r w:rsidRPr="29D1BBEE" w:rsidR="6BD8E352">
        <w:rPr>
          <w:rFonts w:ascii="Times New Roman" w:hAnsi="Times New Roman" w:eastAsia="Times New Roman" w:cs="Times New Roman"/>
          <w:noProof w:val="0"/>
          <w:sz w:val="24"/>
          <w:szCs w:val="24"/>
          <w:lang w:val="en-US"/>
        </w:rPr>
        <w:t>a very fast</w:t>
      </w:r>
      <w:r w:rsidRPr="29D1BBEE" w:rsidR="6BD8E352">
        <w:rPr>
          <w:rFonts w:ascii="Times New Roman" w:hAnsi="Times New Roman" w:eastAsia="Times New Roman" w:cs="Times New Roman"/>
          <w:noProof w:val="0"/>
          <w:sz w:val="24"/>
          <w:szCs w:val="24"/>
          <w:lang w:val="en-US"/>
        </w:rPr>
        <w:t xml:space="preserve"> </w:t>
      </w:r>
      <w:r w:rsidRPr="29D1BBEE" w:rsidR="6371F9AD">
        <w:rPr>
          <w:rFonts w:ascii="Times New Roman" w:hAnsi="Times New Roman" w:eastAsia="Times New Roman" w:cs="Times New Roman"/>
          <w:noProof w:val="0"/>
          <w:sz w:val="24"/>
          <w:szCs w:val="24"/>
          <w:lang w:val="en-US"/>
        </w:rPr>
        <w:t>runtime but</w:t>
      </w:r>
      <w:r w:rsidRPr="29D1BBEE" w:rsidR="6BD8E352">
        <w:rPr>
          <w:rFonts w:ascii="Times New Roman" w:hAnsi="Times New Roman" w:eastAsia="Times New Roman" w:cs="Times New Roman"/>
          <w:noProof w:val="0"/>
          <w:sz w:val="24"/>
          <w:szCs w:val="24"/>
          <w:lang w:val="en-US"/>
        </w:rPr>
        <w:t xml:space="preserve"> does not provide a good </w:t>
      </w:r>
      <w:r w:rsidRPr="29D1BBEE" w:rsidR="7D28B4A6">
        <w:rPr>
          <w:rFonts w:ascii="Times New Roman" w:hAnsi="Times New Roman" w:eastAsia="Times New Roman" w:cs="Times New Roman"/>
          <w:noProof w:val="0"/>
          <w:sz w:val="24"/>
          <w:szCs w:val="24"/>
          <w:lang w:val="en-US"/>
        </w:rPr>
        <w:t>vertex</w:t>
      </w:r>
      <w:r w:rsidRPr="29D1BBEE" w:rsidR="6BD8E352">
        <w:rPr>
          <w:rFonts w:ascii="Times New Roman" w:hAnsi="Times New Roman" w:eastAsia="Times New Roman" w:cs="Times New Roman"/>
          <w:noProof w:val="0"/>
          <w:sz w:val="24"/>
          <w:szCs w:val="24"/>
          <w:lang w:val="en-US"/>
        </w:rPr>
        <w:t xml:space="preserve"> cover size. </w:t>
      </w:r>
      <w:r w:rsidRPr="29D1BBEE" w:rsidR="2EF2FAE9">
        <w:rPr>
          <w:rFonts w:ascii="Times New Roman" w:hAnsi="Times New Roman" w:eastAsia="Times New Roman" w:cs="Times New Roman"/>
          <w:noProof w:val="0"/>
          <w:sz w:val="24"/>
          <w:szCs w:val="24"/>
          <w:lang w:val="en-US"/>
        </w:rPr>
        <w:t xml:space="preserve">Greedy is the most well rounded, with a fast runtime and pretty </w:t>
      </w:r>
      <w:r w:rsidRPr="29D1BBEE" w:rsidR="2EF2FAE9">
        <w:rPr>
          <w:rFonts w:ascii="Times New Roman" w:hAnsi="Times New Roman" w:eastAsia="Times New Roman" w:cs="Times New Roman"/>
          <w:noProof w:val="0"/>
          <w:sz w:val="24"/>
          <w:szCs w:val="24"/>
          <w:lang w:val="en-US"/>
        </w:rPr>
        <w:t>optimal</w:t>
      </w:r>
      <w:r w:rsidRPr="29D1BBEE" w:rsidR="2EF2FAE9">
        <w:rPr>
          <w:rFonts w:ascii="Times New Roman" w:hAnsi="Times New Roman" w:eastAsia="Times New Roman" w:cs="Times New Roman"/>
          <w:noProof w:val="0"/>
          <w:sz w:val="24"/>
          <w:szCs w:val="24"/>
          <w:lang w:val="en-US"/>
        </w:rPr>
        <w:t xml:space="preserve"> with larger vertex sizes.</w:t>
      </w:r>
      <w:r w:rsidRPr="29D1BBEE" w:rsidR="2EF2FAE9">
        <w:rPr>
          <w:rFonts w:ascii="Times New Roman" w:hAnsi="Times New Roman" w:eastAsia="Times New Roman" w:cs="Times New Roman"/>
          <w:noProof w:val="0"/>
          <w:sz w:val="24"/>
          <w:szCs w:val="24"/>
          <w:lang w:val="en-US"/>
        </w:rPr>
        <w:t xml:space="preserve"> </w:t>
      </w:r>
    </w:p>
    <w:p w:rsidR="4B5988FB" w:rsidP="3D531C7C" w:rsidRDefault="4B5988FB" w14:paraId="562932AC" w14:textId="1D4CCD0E">
      <w:pPr>
        <w:pStyle w:val="Normal"/>
        <w:spacing w:before="240" w:beforeAutospacing="off" w:after="240" w:afterAutospacing="off" w:line="480" w:lineRule="auto"/>
        <w:ind/>
        <w:jc w:val="left"/>
      </w:pPr>
      <w:r w:rsidR="3A989B52">
        <w:drawing>
          <wp:inline wp14:editId="0AA8EC90" wp14:anchorId="055E4FFB">
            <wp:extent cx="3530851" cy="2286000"/>
            <wp:effectExtent l="0" t="0" r="0" b="0"/>
            <wp:docPr id="1004640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4640372" name="Picture 1004640372"/>
                    <pic:cNvPicPr/>
                  </pic:nvPicPr>
                  <pic:blipFill>
                    <a:blip xmlns:r="http://schemas.openxmlformats.org/officeDocument/2006/relationships" r:embed="rId1136598680">
                      <a:extLst>
                        <a:ext uri="{28A0092B-C50C-407E-A947-70E740481C1C}">
                          <a14:useLocalDpi xmlns:a14="http://schemas.microsoft.com/office/drawing/2010/main"/>
                        </a:ext>
                      </a:extLst>
                    </a:blip>
                    <a:stretch>
                      <a:fillRect/>
                    </a:stretch>
                  </pic:blipFill>
                  <pic:spPr>
                    <a:xfrm rot="0">
                      <a:off x="0" y="0"/>
                      <a:ext cx="3530851" cy="2286000"/>
                    </a:xfrm>
                    <a:prstGeom prst="rect">
                      <a:avLst/>
                    </a:prstGeom>
                  </pic:spPr>
                </pic:pic>
              </a:graphicData>
            </a:graphic>
          </wp:inline>
        </w:drawing>
      </w:r>
    </w:p>
    <w:p w:rsidR="4B5988FB" w:rsidP="3D531C7C" w:rsidRDefault="4B5988FB" w14:paraId="4D9D8D48" w14:textId="0F1733C6">
      <w:pPr>
        <w:pStyle w:val="Normal"/>
        <w:spacing w:before="240" w:beforeAutospacing="off" w:after="240" w:afterAutospacing="off" w:line="480" w:lineRule="auto"/>
        <w:ind/>
        <w:jc w:val="left"/>
      </w:pPr>
      <w:r w:rsidR="3A989B52">
        <w:rPr/>
        <w:t>Graph 1. Greedy and 2-Approxamation Algorithm speed based on number of vertices. Note: Brute Force’s runti</w:t>
      </w:r>
      <w:r w:rsidR="037F6B9F">
        <w:rPr/>
        <w:t>me was too high to include in the graph and still analyze all three</w:t>
      </w:r>
    </w:p>
    <w:p w:rsidR="4B5988FB" w:rsidP="29D1BBEE" w:rsidRDefault="4B5988FB" w14:paraId="0F327905" w14:textId="4DB871DC">
      <w:pPr>
        <w:pStyle w:val="Normal"/>
        <w:spacing w:before="240" w:beforeAutospacing="off" w:after="240" w:afterAutospacing="off" w:line="480" w:lineRule="auto"/>
        <w:ind w:firstLine="720"/>
        <w:jc w:val="left"/>
        <w:rPr>
          <w:rFonts w:ascii="Times New Roman" w:hAnsi="Times New Roman" w:eastAsia="Times New Roman" w:cs="Times New Roman"/>
          <w:noProof w:val="0"/>
          <w:sz w:val="24"/>
          <w:szCs w:val="24"/>
          <w:lang w:val="en-US"/>
        </w:rPr>
      </w:pPr>
      <w:r w:rsidRPr="29D1BBEE" w:rsidR="2FFA201E">
        <w:rPr>
          <w:rFonts w:ascii="Times New Roman" w:hAnsi="Times New Roman" w:eastAsia="Times New Roman" w:cs="Times New Roman"/>
          <w:noProof w:val="0"/>
          <w:sz w:val="24"/>
          <w:szCs w:val="24"/>
          <w:lang w:val="en-US"/>
        </w:rPr>
        <w:t xml:space="preserve">The number of vertices </w:t>
      </w:r>
      <w:r w:rsidRPr="29D1BBEE" w:rsidR="2FFA201E">
        <w:rPr>
          <w:rFonts w:ascii="Times New Roman" w:hAnsi="Times New Roman" w:eastAsia="Times New Roman" w:cs="Times New Roman"/>
          <w:noProof w:val="0"/>
          <w:sz w:val="24"/>
          <w:szCs w:val="24"/>
          <w:lang w:val="en-US"/>
        </w:rPr>
        <w:t>impact</w:t>
      </w:r>
      <w:r w:rsidRPr="29D1BBEE" w:rsidR="70DE3F38">
        <w:rPr>
          <w:rFonts w:ascii="Times New Roman" w:hAnsi="Times New Roman" w:eastAsia="Times New Roman" w:cs="Times New Roman"/>
          <w:noProof w:val="0"/>
          <w:sz w:val="24"/>
          <w:szCs w:val="24"/>
          <w:lang w:val="en-US"/>
        </w:rPr>
        <w:t>ed</w:t>
      </w:r>
      <w:r w:rsidRPr="29D1BBEE" w:rsidR="2FFA201E">
        <w:rPr>
          <w:rFonts w:ascii="Times New Roman" w:hAnsi="Times New Roman" w:eastAsia="Times New Roman" w:cs="Times New Roman"/>
          <w:noProof w:val="0"/>
          <w:sz w:val="24"/>
          <w:szCs w:val="24"/>
          <w:lang w:val="en-US"/>
        </w:rPr>
        <w:t xml:space="preserve"> the runtime and basic operations of each of the </w:t>
      </w:r>
      <w:r w:rsidRPr="29D1BBEE" w:rsidR="0B5A3808">
        <w:rPr>
          <w:rFonts w:ascii="Times New Roman" w:hAnsi="Times New Roman" w:eastAsia="Times New Roman" w:cs="Times New Roman"/>
          <w:noProof w:val="0"/>
          <w:sz w:val="24"/>
          <w:szCs w:val="24"/>
          <w:lang w:val="en-US"/>
        </w:rPr>
        <w:t xml:space="preserve">algorithms. </w:t>
      </w:r>
      <w:r w:rsidRPr="29D1BBEE" w:rsidR="588E584A">
        <w:rPr>
          <w:rFonts w:ascii="Times New Roman" w:hAnsi="Times New Roman" w:eastAsia="Times New Roman" w:cs="Times New Roman"/>
          <w:noProof w:val="0"/>
          <w:sz w:val="24"/>
          <w:szCs w:val="24"/>
          <w:lang w:val="en-US"/>
        </w:rPr>
        <w:t xml:space="preserve">All three algorithms </w:t>
      </w:r>
      <w:r w:rsidRPr="29D1BBEE" w:rsidR="2BF51900">
        <w:rPr>
          <w:rFonts w:ascii="Times New Roman" w:hAnsi="Times New Roman" w:eastAsia="Times New Roman" w:cs="Times New Roman"/>
          <w:noProof w:val="0"/>
          <w:sz w:val="24"/>
          <w:szCs w:val="24"/>
          <w:lang w:val="en-US"/>
        </w:rPr>
        <w:t xml:space="preserve">performed well with smaller numbers of vertices. As the vertices </w:t>
      </w:r>
      <w:r w:rsidRPr="29D1BBEE" w:rsidR="52145903">
        <w:rPr>
          <w:rFonts w:ascii="Times New Roman" w:hAnsi="Times New Roman" w:eastAsia="Times New Roman" w:cs="Times New Roman"/>
          <w:noProof w:val="0"/>
          <w:sz w:val="24"/>
          <w:szCs w:val="24"/>
          <w:lang w:val="en-US"/>
        </w:rPr>
        <w:t>increased</w:t>
      </w:r>
      <w:r w:rsidRPr="29D1BBEE" w:rsidR="2BF51900">
        <w:rPr>
          <w:rFonts w:ascii="Times New Roman" w:hAnsi="Times New Roman" w:eastAsia="Times New Roman" w:cs="Times New Roman"/>
          <w:noProof w:val="0"/>
          <w:sz w:val="24"/>
          <w:szCs w:val="24"/>
          <w:lang w:val="en-US"/>
        </w:rPr>
        <w:t>, Brute force lost time and 2-Appro</w:t>
      </w:r>
      <w:r w:rsidRPr="29D1BBEE" w:rsidR="414B474A">
        <w:rPr>
          <w:rFonts w:ascii="Times New Roman" w:hAnsi="Times New Roman" w:eastAsia="Times New Roman" w:cs="Times New Roman"/>
          <w:noProof w:val="0"/>
          <w:sz w:val="24"/>
          <w:szCs w:val="24"/>
          <w:lang w:val="en-US"/>
        </w:rPr>
        <w:t>xamation</w:t>
      </w:r>
      <w:r w:rsidRPr="29D1BBEE" w:rsidR="2BF51900">
        <w:rPr>
          <w:rFonts w:ascii="Times New Roman" w:hAnsi="Times New Roman" w:eastAsia="Times New Roman" w:cs="Times New Roman"/>
          <w:noProof w:val="0"/>
          <w:sz w:val="24"/>
          <w:szCs w:val="24"/>
          <w:lang w:val="en-US"/>
        </w:rPr>
        <w:t xml:space="preserve"> </w:t>
      </w:r>
      <w:r w:rsidRPr="29D1BBEE" w:rsidR="68FEADB5">
        <w:rPr>
          <w:rFonts w:ascii="Times New Roman" w:hAnsi="Times New Roman" w:eastAsia="Times New Roman" w:cs="Times New Roman"/>
          <w:noProof w:val="0"/>
          <w:sz w:val="24"/>
          <w:szCs w:val="24"/>
          <w:lang w:val="en-US"/>
        </w:rPr>
        <w:t>lost its accuracy.</w:t>
      </w:r>
      <w:r w:rsidRPr="29D1BBEE" w:rsidR="19F523B2">
        <w:rPr>
          <w:rFonts w:ascii="Times New Roman" w:hAnsi="Times New Roman" w:eastAsia="Times New Roman" w:cs="Times New Roman"/>
          <w:noProof w:val="0"/>
          <w:sz w:val="24"/>
          <w:szCs w:val="24"/>
          <w:lang w:val="en-US"/>
        </w:rPr>
        <w:t xml:space="preserve"> Greedy lost both, but at a smaller rate, making it the most well-rounded algorithm tested. </w:t>
      </w:r>
    </w:p>
    <w:p w:rsidR="4B5988FB" w:rsidP="29D1BBEE" w:rsidRDefault="4B5988FB" w14:paraId="2E873D72" w14:textId="658260B8">
      <w:pPr>
        <w:pStyle w:val="Normal"/>
        <w:spacing w:before="240" w:beforeAutospacing="off" w:after="240" w:afterAutospacing="off" w:line="480" w:lineRule="auto"/>
        <w:ind/>
        <w:jc w:val="left"/>
        <w:rPr>
          <w:rFonts w:ascii="Times New Roman" w:hAnsi="Times New Roman" w:eastAsia="Times New Roman" w:cs="Times New Roman"/>
          <w:noProof w:val="0"/>
          <w:sz w:val="24"/>
          <w:szCs w:val="24"/>
          <w:lang w:val="en-US"/>
        </w:rPr>
      </w:pPr>
      <w:r w:rsidR="600F23B2">
        <w:drawing>
          <wp:inline wp14:editId="74A6A02E" wp14:anchorId="2E3953C0">
            <wp:extent cx="3189854" cy="3107248"/>
            <wp:effectExtent l="0" t="0" r="0" b="0"/>
            <wp:docPr id="9588762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8876272" name="Picture 958876272"/>
                    <pic:cNvPicPr/>
                  </pic:nvPicPr>
                  <pic:blipFill>
                    <a:blip xmlns:r="http://schemas.openxmlformats.org/officeDocument/2006/relationships" r:embed="rId678746110">
                      <a:extLst>
                        <a:ext uri="{28A0092B-C50C-407E-A947-70E740481C1C}">
                          <a14:useLocalDpi xmlns:a14="http://schemas.microsoft.com/office/drawing/2010/main"/>
                        </a:ext>
                      </a:extLst>
                    </a:blip>
                    <a:stretch>
                      <a:fillRect/>
                    </a:stretch>
                  </pic:blipFill>
                  <pic:spPr>
                    <a:xfrm rot="0">
                      <a:off x="0" y="0"/>
                      <a:ext cx="3189854" cy="3107248"/>
                    </a:xfrm>
                    <a:prstGeom prst="rect">
                      <a:avLst/>
                    </a:prstGeom>
                  </pic:spPr>
                </pic:pic>
              </a:graphicData>
            </a:graphic>
          </wp:inline>
        </w:drawing>
      </w:r>
    </w:p>
    <w:p w:rsidR="60965463" w:rsidP="3D531C7C" w:rsidRDefault="60965463" w14:paraId="037348B6" w14:textId="098BE49A">
      <w:pPr>
        <w:pStyle w:val="Normal"/>
        <w:spacing w:before="240" w:beforeAutospacing="off" w:after="240" w:afterAutospacing="off" w:line="480" w:lineRule="auto"/>
        <w:jc w:val="left"/>
      </w:pPr>
      <w:r w:rsidR="60965463">
        <w:rPr/>
        <w:t xml:space="preserve">Table 1. Two tables, depicting </w:t>
      </w:r>
      <w:r w:rsidR="60965463">
        <w:rPr/>
        <w:t>the number</w:t>
      </w:r>
      <w:r w:rsidR="60965463">
        <w:rPr/>
        <w:t xml:space="preserve"> of basic operations and runtime by algorithm and number of vertices. </w:t>
      </w:r>
    </w:p>
    <w:p w:rsidR="77A6FE93" w:rsidP="3D531C7C" w:rsidRDefault="77A6FE93" w14:paraId="627ADCC5" w14:textId="2C9683F6">
      <w:pPr>
        <w:pStyle w:val="Normal"/>
        <w:spacing w:line="480" w:lineRule="auto"/>
        <w:ind w:firstLine="720"/>
        <w:jc w:val="left"/>
      </w:pPr>
      <w:r w:rsidR="77A6FE93">
        <w:rPr/>
        <w:t>Our main limitation was not having enough resources and time to run more tests. Running Brute Force at more than 25 vertices would have taken too long, and we might not have been able to go any higher with that.  If we could have done this all over again, we would have liked to test more algorithms</w:t>
      </w:r>
      <w:r w:rsidR="1EB05D8C">
        <w:rPr/>
        <w:t xml:space="preserve"> and different graph types</w:t>
      </w:r>
      <w:r w:rsidR="77A6FE93">
        <w:rPr/>
        <w:t>.</w:t>
      </w:r>
      <w:r w:rsidR="1F85C3A4">
        <w:rPr/>
        <w:t xml:space="preserve"> Our results prompt further research questions as to which algorith</w:t>
      </w:r>
      <w:r w:rsidR="5699341F">
        <w:rPr/>
        <w:t xml:space="preserve">m (out of all the ones covered in class) has the best </w:t>
      </w:r>
      <w:r w:rsidR="44934110">
        <w:rPr/>
        <w:t>running time</w:t>
      </w:r>
      <w:r w:rsidR="5699341F">
        <w:rPr/>
        <w:t xml:space="preserve"> and most </w:t>
      </w:r>
      <w:r w:rsidR="5699341F">
        <w:rPr/>
        <w:t>opti</w:t>
      </w:r>
      <w:r w:rsidR="5C32C0F9">
        <w:rPr/>
        <w:t>mal</w:t>
      </w:r>
      <w:r w:rsidR="5C32C0F9">
        <w:rPr/>
        <w:t xml:space="preserve"> vertex cover size. </w:t>
      </w:r>
    </w:p>
    <w:p w:rsidR="2371C236" w:rsidP="4B5988FB" w:rsidRDefault="2371C236" w14:paraId="1B9CB314" w14:textId="377D1B9B">
      <w:pPr>
        <w:pStyle w:val="Normal"/>
        <w:spacing w:line="480" w:lineRule="auto"/>
        <w:ind w:firstLine="720"/>
        <w:jc w:val="left"/>
      </w:pPr>
      <w:r w:rsidR="2371C236">
        <w:rPr/>
        <w:t xml:space="preserve">Claude was used in </w:t>
      </w:r>
      <w:r w:rsidR="2371C236">
        <w:rPr/>
        <w:t>different aspects</w:t>
      </w:r>
      <w:r w:rsidR="2371C236">
        <w:rPr/>
        <w:t xml:space="preserve"> of this project. </w:t>
      </w:r>
      <w:r w:rsidR="275BDB4D">
        <w:rPr/>
        <w:t>It was used to brainstorm potential questions we co</w:t>
      </w:r>
      <w:r w:rsidR="6DE1082B">
        <w:rPr/>
        <w:t xml:space="preserve">uld answer (on top of the ones we </w:t>
      </w:r>
      <w:r w:rsidR="6DE1082B">
        <w:rPr/>
        <w:t>came up with</w:t>
      </w:r>
      <w:r w:rsidR="6DE1082B">
        <w:rPr/>
        <w:t>), error handling, and in tedious c</w:t>
      </w:r>
      <w:r w:rsidR="01B4E3FC">
        <w:rPr/>
        <w:t>ode edit</w:t>
      </w:r>
      <w:r w:rsidR="6DE1082B">
        <w:rPr/>
        <w:t xml:space="preserve">s like changing the measurement of seconds. </w:t>
      </w:r>
      <w:r w:rsidR="5DC894BF">
        <w:rPr/>
        <w:t xml:space="preserve">Other sources that were used were </w:t>
      </w:r>
      <w:r w:rsidR="5DC894BF">
        <w:rPr/>
        <w:t>Zybooks</w:t>
      </w:r>
      <w:r w:rsidR="5DC894BF">
        <w:rPr/>
        <w:t xml:space="preserve">, in-class PowerPoint presentations, and Stack Overflow. </w:t>
      </w:r>
    </w:p>
    <w:p w:rsidR="2371C236" w:rsidP="4B5988FB" w:rsidRDefault="2371C236" w14:paraId="4C8F8E45" w14:textId="7FAD0103">
      <w:pPr>
        <w:pStyle w:val="Normal"/>
        <w:spacing w:line="480" w:lineRule="auto"/>
        <w:ind w:firstLine="720"/>
        <w:jc w:val="left"/>
      </w:pPr>
      <w:r w:rsidR="2371C236">
        <w:rPr/>
        <w:t xml:space="preserve"> </w:t>
      </w:r>
      <w:r w:rsidR="2C24F16E">
        <w:rPr/>
        <w:t>The main difficulties we faced during this project were communication and Coordination. Our schedules are</w:t>
      </w:r>
      <w:r w:rsidR="322D9239">
        <w:rPr/>
        <w:t xml:space="preserve"> complex and not much of our time</w:t>
      </w:r>
      <w:bookmarkStart w:name="_Int_imRQd6Yk" w:id="2138157067"/>
      <w:r w:rsidR="3AF38950">
        <w:rPr/>
        <w:t xml:space="preserve"> lined</w:t>
      </w:r>
      <w:bookmarkEnd w:id="2138157067"/>
      <w:r w:rsidR="322D9239">
        <w:rPr/>
        <w:t xml:space="preserve"> up. </w:t>
      </w:r>
      <w:r w:rsidR="6DBBA579">
        <w:rPr/>
        <w:t xml:space="preserve">The easiest way to work around our scheduling issues was to split the project up, complete our sections, then regroup and </w:t>
      </w:r>
      <w:r w:rsidR="0B83E955">
        <w:rPr/>
        <w:t xml:space="preserve">discuss what needed to be done, changed, and what our next steps were. </w:t>
      </w:r>
      <w:r w:rsidR="60510AAB">
        <w:rPr/>
        <w:t xml:space="preserve">This worked well with each person completing their section of the project. </w:t>
      </w:r>
    </w:p>
    <w:p w:rsidR="2C24F16E" w:rsidP="6F7A80F0" w:rsidRDefault="2C24F16E" w14:paraId="3EEBBBF4" w14:textId="543FCFF4">
      <w:pPr>
        <w:pStyle w:val="Normal"/>
        <w:ind w:firstLine="0"/>
        <w:jc w:val="center"/>
      </w:pPr>
      <w:r w:rsidR="46DA2AAC">
        <w:drawing>
          <wp:inline wp14:editId="234A2A12" wp14:anchorId="37EAB480">
            <wp:extent cx="5943600" cy="1371600"/>
            <wp:effectExtent l="0" t="0" r="0" b="0"/>
            <wp:docPr id="369233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923351" name="Picture 36923351"/>
                    <pic:cNvPicPr/>
                  </pic:nvPicPr>
                  <pic:blipFill>
                    <a:blip xmlns:r="http://schemas.openxmlformats.org/officeDocument/2006/relationships" r:embed="rId2112104020">
                      <a:extLst>
                        <a:ext uri="{28A0092B-C50C-407E-A947-70E740481C1C}">
                          <a14:useLocalDpi xmlns:a14="http://schemas.microsoft.com/office/drawing/2010/main"/>
                        </a:ext>
                      </a:extLst>
                    </a:blip>
                    <a:stretch>
                      <a:fillRect/>
                    </a:stretch>
                  </pic:blipFill>
                  <pic:spPr>
                    <a:xfrm>
                      <a:off x="0" y="0"/>
                      <a:ext cx="5943600" cy="1371600"/>
                    </a:xfrm>
                    <a:prstGeom prst="rect">
                      <a:avLst/>
                    </a:prstGeom>
                  </pic:spPr>
                </pic:pic>
              </a:graphicData>
            </a:graphic>
          </wp:inline>
        </w:drawing>
      </w:r>
    </w:p>
    <w:p w:rsidR="555575D3" w:rsidP="3D531C7C" w:rsidRDefault="555575D3" w14:paraId="2A0B8ADA" w14:textId="6AB68D16">
      <w:pPr>
        <w:pStyle w:val="Normal"/>
        <w:ind w:firstLine="0"/>
        <w:jc w:val="left"/>
      </w:pPr>
      <w:r w:rsidR="555575D3">
        <w:rPr/>
        <w:t xml:space="preserve">Table 2. Participation table </w:t>
      </w:r>
      <w:r w:rsidR="555575D3">
        <w:rPr/>
        <w:t>organized</w:t>
      </w:r>
      <w:r w:rsidR="555575D3">
        <w:rPr/>
        <w:t xml:space="preserve"> by person and task</w:t>
      </w:r>
    </w:p>
    <w:p w:rsidR="3D531C7C" w:rsidP="3D531C7C" w:rsidRDefault="3D531C7C" w14:paraId="2C47D9CD" w14:textId="7CFE9ABC">
      <w:pPr>
        <w:pStyle w:val="Normal"/>
        <w:ind w:firstLine="0"/>
        <w:jc w:val="left"/>
      </w:pPr>
    </w:p>
    <w:p w:rsidR="58851135" w:rsidP="3D531C7C" w:rsidRDefault="58851135" w14:paraId="51E29203" w14:textId="511CBD65">
      <w:pPr>
        <w:pStyle w:val="Normal"/>
        <w:ind w:firstLine="0"/>
        <w:jc w:val="left"/>
      </w:pPr>
      <w:r w:rsidR="58851135">
        <w:drawing>
          <wp:inline wp14:editId="2E819DB8" wp14:anchorId="49953095">
            <wp:extent cx="5943600" cy="1924050"/>
            <wp:effectExtent l="0" t="0" r="0" b="0"/>
            <wp:docPr id="17930907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3090735" name="Picture 1793090735"/>
                    <pic:cNvPicPr/>
                  </pic:nvPicPr>
                  <pic:blipFill>
                    <a:blip xmlns:r="http://schemas.openxmlformats.org/officeDocument/2006/relationships" r:embed="rId238264093">
                      <a:extLst>
                        <a:ext uri="{28A0092B-C50C-407E-A947-70E740481C1C}">
                          <a14:useLocalDpi xmlns:a14="http://schemas.microsoft.com/office/drawing/2010/main"/>
                        </a:ext>
                      </a:extLst>
                    </a:blip>
                    <a:stretch>
                      <a:fillRect/>
                    </a:stretch>
                  </pic:blipFill>
                  <pic:spPr>
                    <a:xfrm>
                      <a:off x="0" y="0"/>
                      <a:ext cx="5943600" cy="1924050"/>
                    </a:xfrm>
                    <a:prstGeom prst="rect">
                      <a:avLst/>
                    </a:prstGeom>
                  </pic:spPr>
                </pic:pic>
              </a:graphicData>
            </a:graphic>
          </wp:inline>
        </w:drawing>
      </w:r>
      <w:r w:rsidR="58851135">
        <w:rPr/>
        <w:t xml:space="preserve">Table 3. Master table </w:t>
      </w:r>
      <w:r w:rsidR="58851135">
        <w:rPr/>
        <w:t>containing</w:t>
      </w:r>
      <w:r w:rsidR="58851135">
        <w:rPr/>
        <w:t xml:space="preserve"> all data gathered through testing phase</w:t>
      </w:r>
    </w:p>
    <w:sectPr>
      <w:pgSz w:w="12240" w:h="15840" w:orient="portrait"/>
      <w:pgMar w:top="1440" w:right="1440" w:bottom="1440" w:left="1440" w:header="720" w:footer="720" w:gutter="0"/>
      <w:cols w:space="720"/>
      <w:docGrid w:linePitch="360"/>
      <w:headerReference w:type="default" r:id="R3c3b0c0df0154863"/>
      <w:footerReference w:type="default" r:id="Rf4a00b310ee447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A80F0" w:rsidTr="6F7A80F0" w14:paraId="00F8507A">
      <w:trPr>
        <w:trHeight w:val="300"/>
      </w:trPr>
      <w:tc>
        <w:tcPr>
          <w:tcW w:w="3120" w:type="dxa"/>
          <w:tcMar/>
        </w:tcPr>
        <w:p w:rsidR="6F7A80F0" w:rsidP="6F7A80F0" w:rsidRDefault="6F7A80F0" w14:paraId="7CCF64F1" w14:textId="6EDF4625">
          <w:pPr>
            <w:pStyle w:val="Header"/>
            <w:bidi w:val="0"/>
            <w:ind w:left="-115"/>
            <w:jc w:val="left"/>
          </w:pPr>
        </w:p>
      </w:tc>
      <w:tc>
        <w:tcPr>
          <w:tcW w:w="3120" w:type="dxa"/>
          <w:tcMar/>
        </w:tcPr>
        <w:p w:rsidR="6F7A80F0" w:rsidP="6F7A80F0" w:rsidRDefault="6F7A80F0" w14:paraId="25216966" w14:textId="4C9B3022">
          <w:pPr>
            <w:pStyle w:val="Header"/>
            <w:bidi w:val="0"/>
            <w:jc w:val="center"/>
          </w:pPr>
        </w:p>
      </w:tc>
      <w:tc>
        <w:tcPr>
          <w:tcW w:w="3120" w:type="dxa"/>
          <w:tcMar/>
        </w:tcPr>
        <w:p w:rsidR="6F7A80F0" w:rsidP="6F7A80F0" w:rsidRDefault="6F7A80F0" w14:paraId="512CD730" w14:textId="12FBE293">
          <w:pPr>
            <w:pStyle w:val="Header"/>
            <w:bidi w:val="0"/>
            <w:ind w:right="-115"/>
            <w:jc w:val="right"/>
          </w:pPr>
        </w:p>
      </w:tc>
    </w:tr>
  </w:tbl>
  <w:p w:rsidR="6F7A80F0" w:rsidP="6F7A80F0" w:rsidRDefault="6F7A80F0" w14:paraId="1492E60B" w14:textId="24EE256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F7A80F0" w:rsidTr="6F7A80F0" w14:paraId="2C225355">
      <w:trPr>
        <w:trHeight w:val="300"/>
      </w:trPr>
      <w:tc>
        <w:tcPr>
          <w:tcW w:w="3120" w:type="dxa"/>
          <w:tcMar/>
        </w:tcPr>
        <w:p w:rsidR="6F7A80F0" w:rsidP="6F7A80F0" w:rsidRDefault="6F7A80F0" w14:paraId="6097BD21" w14:textId="0FD3CB87">
          <w:pPr>
            <w:pStyle w:val="Header"/>
            <w:bidi w:val="0"/>
            <w:ind w:left="-115"/>
            <w:jc w:val="left"/>
          </w:pPr>
        </w:p>
      </w:tc>
      <w:tc>
        <w:tcPr>
          <w:tcW w:w="3120" w:type="dxa"/>
          <w:tcMar/>
        </w:tcPr>
        <w:p w:rsidR="6F7A80F0" w:rsidP="6F7A80F0" w:rsidRDefault="6F7A80F0" w14:paraId="4ACFDF04" w14:textId="0310681E">
          <w:pPr>
            <w:pStyle w:val="Header"/>
            <w:bidi w:val="0"/>
            <w:jc w:val="center"/>
          </w:pPr>
        </w:p>
      </w:tc>
      <w:tc>
        <w:tcPr>
          <w:tcW w:w="3120" w:type="dxa"/>
          <w:tcMar/>
        </w:tcPr>
        <w:p w:rsidR="6F7A80F0" w:rsidP="6F7A80F0" w:rsidRDefault="6F7A80F0" w14:paraId="470F115A" w14:textId="32EF9B3A">
          <w:pPr>
            <w:pStyle w:val="Header"/>
            <w:bidi w:val="0"/>
            <w:ind w:right="-115"/>
            <w:jc w:val="right"/>
          </w:pPr>
        </w:p>
      </w:tc>
    </w:tr>
  </w:tbl>
  <w:p w:rsidR="6F7A80F0" w:rsidP="6F7A80F0" w:rsidRDefault="6F7A80F0" w14:paraId="3A6FC4E6" w14:textId="38F63BF2">
    <w:pPr>
      <w:pStyle w:val="Header"/>
      <w:bidi w:val="0"/>
    </w:pPr>
  </w:p>
</w:hdr>
</file>

<file path=word/intelligence2.xml><?xml version="1.0" encoding="utf-8"?>
<int2:intelligence xmlns:int2="http://schemas.microsoft.com/office/intelligence/2020/intelligence">
  <int2:observations>
    <int2:textHash int2:hashCode="C7KTch59Ba0kUE" int2:id="YwWCPQbM">
      <int2:state int2:type="spell" int2:value="Rejected"/>
    </int2:textHash>
    <int2:textHash int2:hashCode="kPCUby1M2N+eVs" int2:id="YQ5vUbUb">
      <int2:state int2:type="spell" int2:value="Rejected"/>
    </int2:textHash>
    <int2:bookmark int2:bookmarkName="_Int_imRQd6Yk" int2:invalidationBookmarkName="" int2:hashCode="XjMM+N1YrnH4dl" int2:id="1aEgPQe1">
      <int2:state int2:type="gram" int2:value="Rejected"/>
    </int2:bookmark>
    <int2:bookmark int2:bookmarkName="_Int_10oGH2h9" int2:invalidationBookmarkName="" int2:hashCode="4yJV1OhiMHj9/K" int2:id="Yv6TXC7s">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2EF9A7"/>
    <w:rsid w:val="011EA437"/>
    <w:rsid w:val="015561FA"/>
    <w:rsid w:val="01B4E3FC"/>
    <w:rsid w:val="02E4B924"/>
    <w:rsid w:val="0304A0B9"/>
    <w:rsid w:val="030A0DDE"/>
    <w:rsid w:val="037F6B9F"/>
    <w:rsid w:val="05097CB9"/>
    <w:rsid w:val="0583DFDC"/>
    <w:rsid w:val="064129FE"/>
    <w:rsid w:val="0651A916"/>
    <w:rsid w:val="0771FA70"/>
    <w:rsid w:val="07AA94FF"/>
    <w:rsid w:val="07F16D24"/>
    <w:rsid w:val="08739BDF"/>
    <w:rsid w:val="09C29934"/>
    <w:rsid w:val="09F24959"/>
    <w:rsid w:val="0A4702E2"/>
    <w:rsid w:val="0AAC4EBE"/>
    <w:rsid w:val="0B5A3808"/>
    <w:rsid w:val="0B83E955"/>
    <w:rsid w:val="0D0431E8"/>
    <w:rsid w:val="0D828591"/>
    <w:rsid w:val="0D937D67"/>
    <w:rsid w:val="0E47D475"/>
    <w:rsid w:val="0E99E5E2"/>
    <w:rsid w:val="0F08CC0E"/>
    <w:rsid w:val="0F11802D"/>
    <w:rsid w:val="106FAABB"/>
    <w:rsid w:val="1077F0C1"/>
    <w:rsid w:val="10BBDD3B"/>
    <w:rsid w:val="11270D80"/>
    <w:rsid w:val="116E0C29"/>
    <w:rsid w:val="119697A8"/>
    <w:rsid w:val="12354385"/>
    <w:rsid w:val="1256F335"/>
    <w:rsid w:val="139C5398"/>
    <w:rsid w:val="140A56AF"/>
    <w:rsid w:val="1444A112"/>
    <w:rsid w:val="14FE286E"/>
    <w:rsid w:val="1576AA8C"/>
    <w:rsid w:val="15C33068"/>
    <w:rsid w:val="15E81DA2"/>
    <w:rsid w:val="16427526"/>
    <w:rsid w:val="165A27A1"/>
    <w:rsid w:val="1663C213"/>
    <w:rsid w:val="168085A5"/>
    <w:rsid w:val="1768B0E3"/>
    <w:rsid w:val="178C965B"/>
    <w:rsid w:val="1797174A"/>
    <w:rsid w:val="17DA0A3F"/>
    <w:rsid w:val="182385FF"/>
    <w:rsid w:val="1849CA07"/>
    <w:rsid w:val="1850ADDD"/>
    <w:rsid w:val="18EEC5E6"/>
    <w:rsid w:val="19CF76A3"/>
    <w:rsid w:val="19DBFF8D"/>
    <w:rsid w:val="19F523B2"/>
    <w:rsid w:val="1BF0886F"/>
    <w:rsid w:val="1CAA61ED"/>
    <w:rsid w:val="1CCCE0AC"/>
    <w:rsid w:val="1DD7AC6C"/>
    <w:rsid w:val="1DF68B2F"/>
    <w:rsid w:val="1E57A307"/>
    <w:rsid w:val="1EB05D8C"/>
    <w:rsid w:val="1F439F89"/>
    <w:rsid w:val="1F85C3A4"/>
    <w:rsid w:val="2111F07A"/>
    <w:rsid w:val="2112F57A"/>
    <w:rsid w:val="216001BA"/>
    <w:rsid w:val="2196E1F6"/>
    <w:rsid w:val="2254CD05"/>
    <w:rsid w:val="22EB35AC"/>
    <w:rsid w:val="23467426"/>
    <w:rsid w:val="23508F66"/>
    <w:rsid w:val="2371C236"/>
    <w:rsid w:val="23947717"/>
    <w:rsid w:val="23A7B32F"/>
    <w:rsid w:val="23E2378C"/>
    <w:rsid w:val="240DD54D"/>
    <w:rsid w:val="245A3804"/>
    <w:rsid w:val="257BE9B8"/>
    <w:rsid w:val="25EFE5A9"/>
    <w:rsid w:val="2671B0BC"/>
    <w:rsid w:val="27459CD9"/>
    <w:rsid w:val="275BDB4D"/>
    <w:rsid w:val="27DC52CA"/>
    <w:rsid w:val="27F159C6"/>
    <w:rsid w:val="29467E1E"/>
    <w:rsid w:val="295D6A7D"/>
    <w:rsid w:val="297EB232"/>
    <w:rsid w:val="29D1BBEE"/>
    <w:rsid w:val="29D83A40"/>
    <w:rsid w:val="2A865C51"/>
    <w:rsid w:val="2AACCF7A"/>
    <w:rsid w:val="2B0BA783"/>
    <w:rsid w:val="2B41C4C6"/>
    <w:rsid w:val="2B8D76C0"/>
    <w:rsid w:val="2BF51900"/>
    <w:rsid w:val="2C24F16E"/>
    <w:rsid w:val="2CED8536"/>
    <w:rsid w:val="2D16FB7B"/>
    <w:rsid w:val="2D86BE89"/>
    <w:rsid w:val="2DE027EF"/>
    <w:rsid w:val="2E406119"/>
    <w:rsid w:val="2E6B3D26"/>
    <w:rsid w:val="2EF2FAE9"/>
    <w:rsid w:val="2F37D355"/>
    <w:rsid w:val="2FB8F247"/>
    <w:rsid w:val="2FFA201E"/>
    <w:rsid w:val="30272D28"/>
    <w:rsid w:val="30446CAA"/>
    <w:rsid w:val="305DAFA8"/>
    <w:rsid w:val="30704D2A"/>
    <w:rsid w:val="30BE0D55"/>
    <w:rsid w:val="30F83C35"/>
    <w:rsid w:val="312152B4"/>
    <w:rsid w:val="313E3476"/>
    <w:rsid w:val="322D9239"/>
    <w:rsid w:val="32EFC19B"/>
    <w:rsid w:val="32F32746"/>
    <w:rsid w:val="3338071D"/>
    <w:rsid w:val="33754307"/>
    <w:rsid w:val="337B8877"/>
    <w:rsid w:val="33816EEB"/>
    <w:rsid w:val="34037B06"/>
    <w:rsid w:val="34849A5A"/>
    <w:rsid w:val="35C55BD8"/>
    <w:rsid w:val="3658ECEE"/>
    <w:rsid w:val="3720428F"/>
    <w:rsid w:val="38C270F0"/>
    <w:rsid w:val="39FBD6F3"/>
    <w:rsid w:val="3A37F9FE"/>
    <w:rsid w:val="3A5DF341"/>
    <w:rsid w:val="3A989B52"/>
    <w:rsid w:val="3A9ECD42"/>
    <w:rsid w:val="3AF38950"/>
    <w:rsid w:val="3B91A9F3"/>
    <w:rsid w:val="3B9F4410"/>
    <w:rsid w:val="3C71BF47"/>
    <w:rsid w:val="3CA467C1"/>
    <w:rsid w:val="3CAC4F03"/>
    <w:rsid w:val="3D531C7C"/>
    <w:rsid w:val="3DFE0E28"/>
    <w:rsid w:val="3E2AF1B0"/>
    <w:rsid w:val="3E35416E"/>
    <w:rsid w:val="3E81132E"/>
    <w:rsid w:val="3EC245AE"/>
    <w:rsid w:val="3EFA1B4D"/>
    <w:rsid w:val="3F5FDD36"/>
    <w:rsid w:val="3F6D34F8"/>
    <w:rsid w:val="3FB3532C"/>
    <w:rsid w:val="3FD2D1B9"/>
    <w:rsid w:val="40625266"/>
    <w:rsid w:val="414B474A"/>
    <w:rsid w:val="416DFC89"/>
    <w:rsid w:val="42D4B692"/>
    <w:rsid w:val="432A14C1"/>
    <w:rsid w:val="434E7A51"/>
    <w:rsid w:val="43FC8DC8"/>
    <w:rsid w:val="44934110"/>
    <w:rsid w:val="44F8C81B"/>
    <w:rsid w:val="45580BCE"/>
    <w:rsid w:val="45E242B2"/>
    <w:rsid w:val="4616D0CB"/>
    <w:rsid w:val="46DA2AAC"/>
    <w:rsid w:val="46E2D2F4"/>
    <w:rsid w:val="4761E786"/>
    <w:rsid w:val="47C41B90"/>
    <w:rsid w:val="47D0384B"/>
    <w:rsid w:val="47EDD797"/>
    <w:rsid w:val="48E63308"/>
    <w:rsid w:val="490BE62C"/>
    <w:rsid w:val="4912DCE9"/>
    <w:rsid w:val="499E6553"/>
    <w:rsid w:val="49E055BC"/>
    <w:rsid w:val="4AD06B07"/>
    <w:rsid w:val="4AF86DC1"/>
    <w:rsid w:val="4B1A5B9A"/>
    <w:rsid w:val="4B5988FB"/>
    <w:rsid w:val="4C6DB1A7"/>
    <w:rsid w:val="4D660867"/>
    <w:rsid w:val="4DFC68C3"/>
    <w:rsid w:val="4E49258F"/>
    <w:rsid w:val="4F21B10F"/>
    <w:rsid w:val="4F448D1B"/>
    <w:rsid w:val="50C11D34"/>
    <w:rsid w:val="5156CCD9"/>
    <w:rsid w:val="51968CDB"/>
    <w:rsid w:val="51BCB6DC"/>
    <w:rsid w:val="52145903"/>
    <w:rsid w:val="52F1BA48"/>
    <w:rsid w:val="5301CAF5"/>
    <w:rsid w:val="5305C6E8"/>
    <w:rsid w:val="53857AD4"/>
    <w:rsid w:val="542EF9A7"/>
    <w:rsid w:val="555575D3"/>
    <w:rsid w:val="55647DB2"/>
    <w:rsid w:val="55F8045D"/>
    <w:rsid w:val="56959CA9"/>
    <w:rsid w:val="5699341F"/>
    <w:rsid w:val="56D979E8"/>
    <w:rsid w:val="5777AA29"/>
    <w:rsid w:val="57D4D619"/>
    <w:rsid w:val="58851135"/>
    <w:rsid w:val="588E584A"/>
    <w:rsid w:val="59142C9A"/>
    <w:rsid w:val="5995E8D7"/>
    <w:rsid w:val="5A0B6068"/>
    <w:rsid w:val="5A2793F8"/>
    <w:rsid w:val="5A8B4816"/>
    <w:rsid w:val="5B89BB30"/>
    <w:rsid w:val="5BE3AE39"/>
    <w:rsid w:val="5C316435"/>
    <w:rsid w:val="5C32C0F9"/>
    <w:rsid w:val="5D5D427A"/>
    <w:rsid w:val="5DC894BF"/>
    <w:rsid w:val="5DFBB0A5"/>
    <w:rsid w:val="5ED98A59"/>
    <w:rsid w:val="5F7E2A22"/>
    <w:rsid w:val="5F936433"/>
    <w:rsid w:val="5FF57B29"/>
    <w:rsid w:val="600F23B2"/>
    <w:rsid w:val="602592FE"/>
    <w:rsid w:val="60510AAB"/>
    <w:rsid w:val="606841BB"/>
    <w:rsid w:val="60917F00"/>
    <w:rsid w:val="60965463"/>
    <w:rsid w:val="610EF83B"/>
    <w:rsid w:val="618EF7B9"/>
    <w:rsid w:val="61B4976B"/>
    <w:rsid w:val="628D5A00"/>
    <w:rsid w:val="62F32287"/>
    <w:rsid w:val="6371F9AD"/>
    <w:rsid w:val="639F5630"/>
    <w:rsid w:val="63C4BD97"/>
    <w:rsid w:val="63FBF39E"/>
    <w:rsid w:val="65632E8A"/>
    <w:rsid w:val="66480A80"/>
    <w:rsid w:val="667D06DD"/>
    <w:rsid w:val="66B41CAB"/>
    <w:rsid w:val="67887BF5"/>
    <w:rsid w:val="6827B4A8"/>
    <w:rsid w:val="68FEADB5"/>
    <w:rsid w:val="69FDC98E"/>
    <w:rsid w:val="6A7FAB3C"/>
    <w:rsid w:val="6ADB0BCC"/>
    <w:rsid w:val="6AE16124"/>
    <w:rsid w:val="6B186782"/>
    <w:rsid w:val="6BD8E352"/>
    <w:rsid w:val="6C48F10C"/>
    <w:rsid w:val="6C49BC1C"/>
    <w:rsid w:val="6CBD13F2"/>
    <w:rsid w:val="6CDE5DCA"/>
    <w:rsid w:val="6D3257D0"/>
    <w:rsid w:val="6D34AB13"/>
    <w:rsid w:val="6D3B4877"/>
    <w:rsid w:val="6DBBA579"/>
    <w:rsid w:val="6DC7FC1F"/>
    <w:rsid w:val="6DE1082B"/>
    <w:rsid w:val="6EDF234C"/>
    <w:rsid w:val="6F169EE8"/>
    <w:rsid w:val="6F7A80F0"/>
    <w:rsid w:val="70DE3F38"/>
    <w:rsid w:val="72526B33"/>
    <w:rsid w:val="72A11E1F"/>
    <w:rsid w:val="738CB7DA"/>
    <w:rsid w:val="73B997ED"/>
    <w:rsid w:val="748BA86B"/>
    <w:rsid w:val="76426856"/>
    <w:rsid w:val="766F5452"/>
    <w:rsid w:val="76B138B6"/>
    <w:rsid w:val="777DEE15"/>
    <w:rsid w:val="77A6FE93"/>
    <w:rsid w:val="78393E04"/>
    <w:rsid w:val="78E10A57"/>
    <w:rsid w:val="7AE2335E"/>
    <w:rsid w:val="7B23405A"/>
    <w:rsid w:val="7B51DCF5"/>
    <w:rsid w:val="7B73B481"/>
    <w:rsid w:val="7BA676C8"/>
    <w:rsid w:val="7CA3822B"/>
    <w:rsid w:val="7D28B4A6"/>
    <w:rsid w:val="7E8D860D"/>
    <w:rsid w:val="7EF9EC21"/>
    <w:rsid w:val="7F93CF9B"/>
    <w:rsid w:val="7FD481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EF9A7"/>
  <w15:chartTrackingRefBased/>
  <w15:docId w15:val="{E36EEDB8-3841-4534-B5F4-FD16F7F7469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6F7A80F0"/>
    <w:pPr>
      <w:tabs>
        <w:tab w:val="center" w:leader="none" w:pos="4680"/>
        <w:tab w:val="right" w:leader="none" w:pos="9360"/>
      </w:tabs>
      <w:spacing w:after="0" w:line="240" w:lineRule="auto"/>
    </w:pPr>
  </w:style>
  <w:style w:type="paragraph" w:styleId="Footer">
    <w:uiPriority w:val="99"/>
    <w:name w:val="footer"/>
    <w:basedOn w:val="Normal"/>
    <w:unhideWhenUsed/>
    <w:rsid w:val="6F7A80F0"/>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c3b0c0df0154863" /><Relationship Type="http://schemas.openxmlformats.org/officeDocument/2006/relationships/footer" Target="footer.xml" Id="Rf4a00b310ee44744" /><Relationship Type="http://schemas.microsoft.com/office/2020/10/relationships/intelligence" Target="intelligence2.xml" Id="R92dc08e77fe74d0f" /><Relationship Type="http://schemas.openxmlformats.org/officeDocument/2006/relationships/image" Target="/media/image2.png" Id="rId1136598680" /><Relationship Type="http://schemas.openxmlformats.org/officeDocument/2006/relationships/image" Target="/media/image3.png" Id="rId678746110" /><Relationship Type="http://schemas.openxmlformats.org/officeDocument/2006/relationships/image" Target="/media/image4.png" Id="rId238264093" /><Relationship Type="http://schemas.openxmlformats.org/officeDocument/2006/relationships/image" Target="/media/image5.png" Id="rId21121040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2025-11-22T17:22:33.7353307Z</dcterms:created>
  <dcterms:modified xsi:type="dcterms:W3CDTF">2025-11-26T15:32:11.8853617Z</dcterms:modified>
  <dc:creator>Culpepper, Kailyn (ksculpeppe42)</dc:creator>
  <lastModifiedBy>Culpepper, Kailyn (ksculpeppe42)</lastModifiedBy>
</coreProperties>
</file>